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1CF9" w14:textId="77777777" w:rsidR="00E80E7E" w:rsidRDefault="00000000">
      <w:pPr>
        <w:pStyle w:val="Title"/>
      </w:pPr>
      <w:r>
        <w:t>FIT-SLM-HC: A Task–Technology Fit Framework for Identifying Tasks Suited to Small Language Models in Healthcare</w:t>
      </w:r>
    </w:p>
    <w:p w14:paraId="3D3B39AD" w14:textId="77777777" w:rsidR="00E80E7E" w:rsidRDefault="00000000">
      <w:pPr>
        <w:pStyle w:val="Author"/>
      </w:pPr>
      <w:r>
        <w:t>Hants Williams (corresponding author: hants.williams@stonybrook.edu)</w:t>
      </w:r>
      <w:r>
        <w:br/>
        <w:t>Stony Brook University</w:t>
      </w:r>
      <w:r>
        <w:br/>
        <w:t>Stony Brook, New York, USA</w:t>
      </w:r>
    </w:p>
    <w:p w14:paraId="242064B0" w14:textId="77777777" w:rsidR="00E80E7E" w:rsidRDefault="00000000">
      <w:pPr>
        <w:pStyle w:val="Heading1"/>
      </w:pPr>
      <w:bookmarkStart w:id="0" w:name="abstract"/>
      <w:r>
        <w:t>Abstract</w:t>
      </w:r>
    </w:p>
    <w:p w14:paraId="09C36851" w14:textId="16C19E6F" w:rsidR="00E80E7E" w:rsidRDefault="00000000">
      <w:pPr>
        <w:pStyle w:val="FirstParagraph"/>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28859DA1" w14:textId="1CE7D760" w:rsidR="00E80E7E" w:rsidRDefault="00000000">
      <w:pPr>
        <w:pStyle w:val="BodyTex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 </w:t>
      </w:r>
    </w:p>
    <w:p w14:paraId="28FCF7CA" w14:textId="12F9BD24" w:rsidR="00E80E7E" w:rsidRDefault="00000000">
      <w:pPr>
        <w:pStyle w:val="BodyTex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xml:space="preserve">, computed relative to a named reference model with an absolute latency target. An SLM capability envelope is the set of tasks for which a specific system meets risk-adjusted thresholds. This initial version of the framework is </w:t>
      </w:r>
      <w:commentRangeStart w:id="1"/>
      <w:r>
        <w:t xml:space="preserve">described through three tiers: </w:t>
      </w:r>
      <w:commentRangeEnd w:id="1"/>
      <w:r w:rsidR="004E38CA">
        <w:rPr>
          <w:rStyle w:val="CommentReference"/>
          <w:sz w:val="24"/>
          <w:szCs w:val="24"/>
        </w:rPr>
        <w:commentReference w:id="1"/>
      </w:r>
      <w:r>
        <w:t xml:space="preserve">(i) </w:t>
      </w:r>
      <w:ins w:id="2" w:author="Williams, Hants A" w:date="2026-09-02T12:41:00Z" w16du:dateUtc="2026-09-02T16:41:00Z">
        <w:r w:rsidR="004E38CA">
          <w:t xml:space="preserve">it being a </w:t>
        </w:r>
      </w:ins>
      <w:del w:id="3" w:author="Williams, Hants A" w:date="2026-09-02T12:41:00Z" w16du:dateUtc="2026-09-02T16:41:00Z">
        <w:r w:rsidDel="004E38CA">
          <w:delText xml:space="preserve">the </w:delText>
        </w:r>
      </w:del>
      <w:ins w:id="4" w:author="Williams, Hants A" w:date="2026-09-01T16:31:00Z" w16du:dateUtc="2026-09-01T20:31:00Z">
        <w:r>
          <w:t xml:space="preserve">model-agnostic </w:t>
        </w:r>
      </w:ins>
      <w:del w:id="5" w:author="Williams, Hants A" w:date="2026-09-01T16:31:00Z" w16du:dateUtc="2026-09-01T20:31:00Z">
        <w:r>
          <w:delText xml:space="preserve">measurement procedure, model-invariant by construction; </w:delText>
        </w:r>
      </w:del>
      <w:ins w:id="6" w:author="Williams, Hants A" w:date="2026-09-01T16:31:00Z" w16du:dateUtc="2026-09-01T20:31:00Z">
        <w:del w:id="7" w:author="Claude" w:date="2026-09-02T16:00:00Z">
          <w:r>
            <w:delText xml:space="preserve">framework itself, </w:delText>
          </w:r>
        </w:del>
      </w:ins>
      <w:ins w:id="8" w:author="Claude" w:date="2026-09-02T16:00:00Z">
        <w:r>
          <w:t>framework</w:t>
        </w:r>
        <w:del w:id="9" w:author="Williams, Hants A" w:date="2026-09-02T12:41:00Z" w16du:dateUtc="2026-09-02T16:41:00Z">
          <w:r w:rsidDel="004E38CA">
            <w:delText xml:space="preserve"> itself</w:delText>
          </w:r>
        </w:del>
        <w:r>
          <w:t xml:space="preserve">; </w:t>
        </w:r>
      </w:ins>
      <w:r>
        <w:t xml:space="preserve">(ii) </w:t>
      </w:r>
      <w:del w:id="10" w:author="Claude" w:date="2026-09-02T16:00:00Z">
        <w:r>
          <w:delText>a mechanism-level prediction that a less capable model’s relative performance degrades</w:delText>
        </w:r>
      </w:del>
      <w:ins w:id="11" w:author="Claude" w:date="2026-09-02T16:00:00Z">
        <w:r>
          <w:t>a prediction that smaller models fall further behind</w:t>
        </w:r>
      </w:ins>
      <w:r>
        <w:t xml:space="preserve"> as tasks demand more stored knowledge and deeper reasoning; and </w:t>
      </w:r>
      <w:del w:id="12" w:author="Claude" w:date="2026-09-02T16:00:00Z">
        <w:r>
          <w:delText>(iii) a time-indexed snapshot</w:delText>
        </w:r>
      </w:del>
      <w:ins w:id="13" w:author="Claude" w:date="2026-09-02T16:00:00Z">
        <w:r>
          <w:t>(iii) a time-stamped snapshot</w:t>
        </w:r>
      </w:ins>
      <w:r>
        <w:t xml:space="preserve"> of published 2024–2026 healthcare benchmark</w:t>
      </w:r>
      <w:r w:rsidR="00CA3F75">
        <w:t>s</w:t>
      </w:r>
      <w:r>
        <w:t xml:space="preserve"> (22 unique tasks, 11 studies)</w:t>
      </w:r>
      <w:r w:rsidR="00CA3F75">
        <w:t xml:space="preserve"> applied to the framework</w:t>
      </w:r>
      <w:r>
        <w:t xml:space="preserve">. </w:t>
      </w:r>
    </w:p>
    <w:p w14:paraId="0BBAD31B" w14:textId="56FC9DCC" w:rsidR="00E80E7E" w:rsidRDefault="00000000">
      <w:pPr>
        <w:pStyle w:val="BodyText"/>
      </w:pPr>
      <w:r>
        <w:rPr>
          <w:b/>
          <w:bCs/>
        </w:rPr>
        <w:t>Results:</w:t>
      </w:r>
      <w:r>
        <w:t xml:space="preserve"> </w:t>
      </w:r>
      <w:del w:id="14" w:author="Claude" w:date="2026-09-02T16:00:00Z">
        <w:r>
          <w:delText>Three vignettes illustrate the procedure end-to-end. A pathology structured-data extraction task sits inside the envelope under symmetric prompting (AR = 0.94, LE ≈ 0.50–0.58), passing the default 0.90 threshold while failing strict 0.95 non-inferiority, and 4-bit quantization of the same system moves the same task outside (AR = 0.71). A clinical note summarization task falls outside on content recall (ROUGE-1 AR = 0.73) despite near-parity on semantic similarity (BERTScore AR = 0.98). A wearable fatigue-prediction task shows the reference standard flipping the verdict: the best zero-shot on-device SLM scores AR = 1.53 against its on-device comparator but AR = 0.87 against GPT-4 in the same benchmark table.</w:delText>
        </w:r>
      </w:del>
      <w:ins w:id="15" w:author="Claude" w:date="2026-09-02T16:00:00Z">
        <w:r>
          <w:t>The primary result is the framework itself</w:t>
        </w:r>
      </w:ins>
      <w:ins w:id="16" w:author="Williams, Hants A" w:date="2026-09-02T12:41:00Z" w16du:dateUtc="2026-09-02T16:41:00Z">
        <w:r w:rsidR="004E38CA">
          <w:t>,</w:t>
        </w:r>
      </w:ins>
      <w:ins w:id="17" w:author="Claude" w:date="2026-09-02T16:00:00Z">
        <w:del w:id="18" w:author="Williams, Hants A" w:date="2026-09-02T12:41:00Z" w16du:dateUtc="2026-09-02T16:41:00Z">
          <w:r w:rsidDel="004E38CA">
            <w:delText>:</w:delText>
          </w:r>
        </w:del>
      </w:ins>
      <w:ins w:id="19" w:author="Williams, Hants A" w:date="2026-09-02T12:41:00Z" w16du:dateUtc="2026-09-02T16:41:00Z">
        <w:r w:rsidR="004E38CA">
          <w:t xml:space="preserve"> composed of</w:t>
        </w:r>
      </w:ins>
      <w:ins w:id="20" w:author="Claude" w:date="2026-09-02T16:00:00Z">
        <w:r>
          <w:t xml:space="preserve"> </w:t>
        </w:r>
        <w:del w:id="21" w:author="Williams, Hants A" w:date="2026-09-02T12:41:00Z" w16du:dateUtc="2026-09-02T16:41:00Z">
          <w:r w:rsidDel="004E38CA">
            <w:delText>the</w:delText>
          </w:r>
        </w:del>
        <w:r>
          <w:t xml:space="preserve"> three task axes, the two system metrics, and </w:t>
        </w:r>
        <w:del w:id="22" w:author="Williams, Hants A" w:date="2026-09-02T12:41:00Z" w16du:dateUtc="2026-09-02T16:41:00Z">
          <w:r w:rsidDel="004E38CA">
            <w:delText>the</w:delText>
          </w:r>
        </w:del>
      </w:ins>
      <w:ins w:id="23" w:author="Williams, Hants A" w:date="2026-09-02T12:41:00Z" w16du:dateUtc="2026-09-02T16:41:00Z">
        <w:r w:rsidR="004E38CA">
          <w:t>a</w:t>
        </w:r>
      </w:ins>
      <w:ins w:id="24" w:author="Claude" w:date="2026-09-02T16:00:00Z">
        <w:r>
          <w:t xml:space="preserve"> decision procedure </w:t>
        </w:r>
      </w:ins>
      <w:ins w:id="25" w:author="Williams, Hants A" w:date="2026-09-02T12:42:00Z" w16du:dateUtc="2026-09-02T16:42:00Z">
        <w:r w:rsidR="004E38CA">
          <w:t xml:space="preserve">that </w:t>
        </w:r>
      </w:ins>
      <w:ins w:id="26" w:author="Claude" w:date="2026-09-02T16:00:00Z">
        <w:r>
          <w:t xml:space="preserve">they define. Three vignettes illustrate the </w:t>
        </w:r>
      </w:ins>
      <w:r w:rsidR="00F579BD">
        <w:t>framework</w:t>
      </w:r>
      <w:ins w:id="27" w:author="Claude" w:date="2026-09-02T16:00:00Z">
        <w:r>
          <w:t xml:space="preserve">: </w:t>
        </w:r>
      </w:ins>
      <w:ins w:id="28" w:author="Williams, Hants A" w:date="2026-09-02T12:42:00Z" w16du:dateUtc="2026-09-02T16:42:00Z">
        <w:r w:rsidR="004E38CA">
          <w:t xml:space="preserve">(1) </w:t>
        </w:r>
      </w:ins>
      <w:ins w:id="29" w:author="Claude" w:date="2026-09-02T16:00:00Z">
        <w:r>
          <w:t>a pathology extraction task lands inside the envelope (AR = 0.94, LE ≈ 0.50–0.58)</w:t>
        </w:r>
      </w:ins>
      <w:r w:rsidR="00F579BD">
        <w:t xml:space="preserve">, </w:t>
      </w:r>
      <w:ins w:id="30" w:author="Williams, Hants A" w:date="2026-09-02T12:42:00Z" w16du:dateUtc="2026-09-02T16:42:00Z">
        <w:r w:rsidR="004E38CA">
          <w:t xml:space="preserve">(2) </w:t>
        </w:r>
      </w:ins>
      <w:ins w:id="31" w:author="Claude" w:date="2026-09-02T16:00:00Z">
        <w:r>
          <w:t>a clinical note summarization task falls outside on content recall (ROUGE-1 AR = 0.73)</w:t>
        </w:r>
      </w:ins>
      <w:r w:rsidR="00F579BD">
        <w:t>,</w:t>
      </w:r>
      <w:ins w:id="32" w:author="Claude" w:date="2026-09-02T16:00:00Z">
        <w:r>
          <w:t xml:space="preserve"> and </w:t>
        </w:r>
      </w:ins>
      <w:ins w:id="33" w:author="Williams, Hants A" w:date="2026-09-02T12:42:00Z" w16du:dateUtc="2026-09-02T16:42:00Z">
        <w:r w:rsidR="004E38CA">
          <w:t xml:space="preserve">(3) </w:t>
        </w:r>
      </w:ins>
      <w:ins w:id="34" w:author="Claude" w:date="2026-09-02T16:00:00Z">
        <w:r>
          <w:t>a wearable fatigue-prediction task</w:t>
        </w:r>
      </w:ins>
      <w:r w:rsidR="00F579BD">
        <w:t xml:space="preserve"> where AR</w:t>
      </w:r>
      <w:ins w:id="35" w:author="Claude" w:date="2026-09-02T16:00:00Z">
        <w:r>
          <w:t xml:space="preserve"> </w:t>
        </w:r>
      </w:ins>
      <w:r w:rsidR="00F579BD">
        <w:t>f</w:t>
      </w:r>
      <w:ins w:id="36" w:author="Claude" w:date="2026-09-02T16:00:00Z">
        <w:r>
          <w:t>lips from AR = 1.53 to AR = 0.87 depending on the reference model</w:t>
        </w:r>
      </w:ins>
      <w:r w:rsidR="00F579BD">
        <w:t xml:space="preserve"> applied</w:t>
      </w:r>
      <w:ins w:id="37" w:author="Claude" w:date="2026-09-02T16:00:00Z">
        <w:r>
          <w:t>.</w:t>
        </w:r>
      </w:ins>
      <w:r>
        <w:t xml:space="preserve"> Across the </w:t>
      </w:r>
      <w:r w:rsidR="00F579BD">
        <w:t xml:space="preserve">larger historical </w:t>
      </w:r>
      <w:r>
        <w:t xml:space="preserve">snapshot, 16 of the 18 unique tasks with axis sum ≤ 5 reached AR ≥ 0.90 and 13 exceeded 1.0, most under SLM-favoring adaptation asymmetry. </w:t>
      </w:r>
      <w:del w:id="38" w:author="Claude" w:date="2026-09-02T16:00:00Z">
        <w:r>
          <w:delText>Of the three axes, only reasoning complexity shows a monotone mean-AR gradient (1.12, 1.09, 0.88), and its top level is populated mainly by the same two exam-QA tasks, and</w:delText>
        </w:r>
      </w:del>
      <w:ins w:id="39" w:author="Claude" w:date="2026-09-02T16:00:00Z">
        <w:r>
          <w:t>Of the three axes, only reasoning complexity shows a level-by-level decline in mean AR (1.12, 1.09, 0.88</w:t>
        </w:r>
        <w:del w:id="40" w:author="Williams, Hants A" w:date="2026-09-02T12:43:00Z" w16du:dateUtc="2026-09-02T16:43:00Z">
          <w:r w:rsidDel="004E38CA">
            <w:delText>), its top level populated mainly by the same two</w:delText>
          </w:r>
        </w:del>
      </w:ins>
      <w:ins w:id="41" w:author="Williams, Hants A" w:date="2026-09-02T12:43:00Z" w16du:dateUtc="2026-09-02T16:43:00Z">
        <w:r w:rsidR="004E38CA">
          <w:t>) with</w:t>
        </w:r>
      </w:ins>
      <w:ins w:id="42" w:author="Claude" w:date="2026-09-02T16:00:00Z">
        <w:r>
          <w:t xml:space="preserve"> exam-</w:t>
        </w:r>
        <w:del w:id="43" w:author="Williams, Hants A" w:date="2026-09-02T12:43:00Z" w16du:dateUtc="2026-09-02T16:43:00Z">
          <w:r w:rsidDel="004E38CA">
            <w:delText>QA</w:delText>
          </w:r>
        </w:del>
      </w:ins>
      <w:ins w:id="44" w:author="Williams, Hants A" w:date="2026-09-02T12:43:00Z" w16du:dateUtc="2026-09-02T16:43:00Z">
        <w:r w:rsidR="004E38CA">
          <w:t>related</w:t>
        </w:r>
      </w:ins>
      <w:ins w:id="45" w:author="Claude" w:date="2026-09-02T16:00:00Z">
        <w:r>
          <w:t xml:space="preserve"> tasks</w:t>
        </w:r>
      </w:ins>
      <w:r w:rsidR="00F579BD">
        <w:t>. Importantly</w:t>
      </w:r>
      <w:r>
        <w:t xml:space="preserve"> the output-structure axis </w:t>
      </w:r>
      <w:r w:rsidR="00F579BD">
        <w:t>was</w:t>
      </w:r>
      <w:r>
        <w:t xml:space="preserve"> untested </w:t>
      </w:r>
      <w:r w:rsidR="00F579BD">
        <w:t>due to</w:t>
      </w:r>
      <w:r>
        <w:t xml:space="preserve"> the available literature</w:t>
      </w:r>
      <w:del w:id="46" w:author="Williams, Hants A" w:date="2026-09-02T12:43:00Z" w16du:dateUtc="2026-09-02T16:43:00Z">
        <w:r w:rsidDel="004E38CA">
          <w:delText xml:space="preserve"> (20/1/0 coverage across its levels)</w:delText>
        </w:r>
      </w:del>
      <w:r>
        <w:t xml:space="preserve">. </w:t>
      </w:r>
    </w:p>
    <w:p w14:paraId="19417AAB" w14:textId="13EF3D9E" w:rsidR="00E80E7E" w:rsidRDefault="00000000">
      <w:pPr>
        <w:pStyle w:val="BodyText"/>
      </w:pPr>
      <w:r>
        <w:rPr>
          <w:b/>
          <w:bCs/>
        </w:rPr>
        <w:t>Conclusions:</w:t>
      </w:r>
      <w:r>
        <w:t xml:space="preserve"> FIT-SLM-HC </w:t>
      </w:r>
      <w:ins w:id="47" w:author="Williams, Hants A" w:date="2026-09-01T16:33:00Z" w16du:dateUtc="2026-09-01T20:33:00Z">
        <w:r>
          <w:t xml:space="preserve">acts as a first-pass triage </w:t>
        </w:r>
      </w:ins>
      <w:ins w:id="48" w:author="Williams, Hants A" w:date="2026-09-01T16:34:00Z" w16du:dateUtc="2026-09-01T20:34:00Z">
        <w:r>
          <w:t>tool that</w:t>
        </w:r>
      </w:ins>
      <w:ins w:id="49" w:author="Williams, Hants A" w:date="2026-09-01T16:33:00Z" w16du:dateUtc="2026-09-01T20:33:00Z">
        <w:r>
          <w:t xml:space="preserve"> </w:t>
        </w:r>
      </w:ins>
      <w:r>
        <w:t>gives healthcare organizations a structured procedure for helping determine when to default to local SLMs versus cloud-</w:t>
      </w:r>
      <w:r>
        <w:lastRenderedPageBreak/>
        <w:t xml:space="preserve">based LLMs via explicit metric selection, reference-model selection, and threshold selection. </w:t>
      </w:r>
      <w:r w:rsidR="00E549DF">
        <w:t>The framework</w:t>
      </w:r>
      <w:ins w:id="50" w:author="Claude" w:date="2026-09-01T16:00:00Z">
        <w:r>
          <w:t xml:space="preserve"> is designed to be re-run as models change rather than once</w:t>
        </w:r>
      </w:ins>
      <w:r w:rsidR="00E549DF">
        <w:t>, thus</w:t>
      </w:r>
      <w:ins w:id="51" w:author="Claude" w:date="2026-09-01T16:00:00Z">
        <w:r>
          <w:t xml:space="preserve"> rapid model turnover</w:t>
        </w:r>
      </w:ins>
      <w:r w:rsidR="00E549DF">
        <w:t xml:space="preserve"> due to improvements</w:t>
      </w:r>
      <w:ins w:id="52" w:author="Claude" w:date="2026-09-01T16:00:00Z">
        <w:r>
          <w:t xml:space="preserve"> strengthens rather than weakens the case for this approach. </w:t>
        </w:r>
      </w:ins>
      <w:del w:id="53" w:author="Williams, Hants A" w:date="2026-09-01T16:34:00Z" w16du:dateUtc="2026-09-01T20:34:00Z">
        <w:r>
          <w:delText xml:space="preserve">The framework is proposed as a first-pass triage layer. </w:delText>
        </w:r>
      </w:del>
      <w:r>
        <w:t>Blinded multi-annotator validation of the task rubric and prospective evaluation are necessary</w:t>
      </w:r>
      <w:r w:rsidR="00E549DF">
        <w:t xml:space="preserve"> but not yet </w:t>
      </w:r>
      <w:del w:id="54" w:author="Williams, Hants A" w:date="2026-09-02T12:43:00Z" w16du:dateUtc="2026-09-02T16:43:00Z">
        <w:r w:rsidR="00E549DF" w:rsidDel="004E38CA">
          <w:delText>conducted</w:delText>
        </w:r>
      </w:del>
      <w:ins w:id="55" w:author="Williams, Hants A" w:date="2026-09-02T12:43:00Z" w16du:dateUtc="2026-09-02T16:43:00Z">
        <w:r w:rsidR="004E38CA">
          <w:t>performed</w:t>
        </w:r>
      </w:ins>
      <w:r>
        <w:t>.</w:t>
      </w:r>
    </w:p>
    <w:p w14:paraId="000BAD05" w14:textId="77777777" w:rsidR="00E80E7E" w:rsidRDefault="00000000">
      <w:pPr>
        <w:pStyle w:val="Heading1"/>
      </w:pPr>
      <w:bookmarkStart w:id="56" w:name="introduction"/>
      <w:bookmarkEnd w:id="0"/>
      <w:r>
        <w:rPr>
          <w:rStyle w:val="SectionNumber"/>
        </w:rPr>
        <w:t>1</w:t>
      </w:r>
      <w:r>
        <w:tab/>
        <w:t>Introduction</w:t>
      </w:r>
    </w:p>
    <w:p w14:paraId="63208D7B" w14:textId="77777777" w:rsidR="00A8534C" w:rsidRDefault="00000000">
      <w:pPr>
        <w:pStyle w:val="FirstParagraph"/>
      </w:pPr>
      <w:r>
        <w:t>Healthcare has been notably quick to experiment with generative artificial intelligence</w:t>
      </w:r>
      <w:ins w:id="57" w:author="Claude" w:date="2026-09-02T16:00:00Z">
        <w:r>
          <w:t xml:space="preserve"> [7], [53]</w:t>
        </w:r>
      </w:ins>
      <w:r>
        <w:t>. A sector with a long reputation for slow technology adoption began piloting large language models in clinical documentation, patient messaging, and decision support almost as soon as they became widely available, often ahead of formal evaluation practice [51].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5AF94373" w14:textId="644C8E2B" w:rsidR="00E80E7E" w:rsidRDefault="00000000">
      <w:pPr>
        <w:pStyle w:val="FirstParagraph"/>
      </w:pPr>
      <w:r>
        <w:t>Large language models (LLMs) are artificial intelligence systems trained on very large text collections to interpret and generate human language; Minaee et al. provide an accessible technical overview for readers new to the field [1]. A model’s size is conventionally described by its parameter count</w:t>
      </w:r>
      <w:ins w:id="58" w:author="Williams, Hants A" w:date="2026-09-01T16:38:00Z" w16du:dateUtc="2026-09-01T20:38:00Z">
        <w:del w:id="59" w:author="Claude" w:date="2026-09-02T16:00:00Z">
          <w:r>
            <w:delText>, where</w:delText>
          </w:r>
        </w:del>
      </w:ins>
      <w:ins w:id="60" w:author="Claude" w:date="2026-09-02T16:00:00Z">
        <w:r>
          <w:t xml:space="preserve">, </w:t>
        </w:r>
        <w:del w:id="61" w:author="Williams, Hants A" w:date="2026-09-02T12:44:00Z" w16du:dateUtc="2026-09-02T16:44:00Z">
          <w:r w:rsidDel="00707090">
            <w:delText>that</w:delText>
          </w:r>
        </w:del>
      </w:ins>
      <w:ins w:id="62" w:author="Williams, Hants A" w:date="2026-09-02T12:44:00Z" w16du:dateUtc="2026-09-02T16:44:00Z">
        <w:r w:rsidR="00707090">
          <w:t>which</w:t>
        </w:r>
      </w:ins>
      <w:ins w:id="63" w:author="Claude" w:date="2026-09-02T16:00:00Z">
        <w:r>
          <w:t xml:space="preserve"> is</w:t>
        </w:r>
        <w:del w:id="64" w:author="Williams, Hants A" w:date="2026-09-02T12:44:00Z" w16du:dateUtc="2026-09-02T16:44:00Z">
          <w:r w:rsidDel="00707090">
            <w:delText>,</w:delText>
          </w:r>
        </w:del>
      </w:ins>
      <w:del w:id="65" w:author="Williams, Hants A" w:date="2026-09-01T16:38:00Z" w16du:dateUtc="2026-09-01T20:38:00Z">
        <w:r>
          <w:delText>:</w:delText>
        </w:r>
      </w:del>
      <w:r>
        <w:t xml:space="preserve"> the number of internal numerical values it learns during training, which serves as a rough index of its capacity. LLMs with billions to trillions of parameters now score well on clinical reasoning tasks [2], [3], medical question answering, biomedical text mining, and clinical documentation [4], [5]. Deploying them in healthcare</w:t>
      </w:r>
      <w:ins w:id="66" w:author="Williams, Hants A" w:date="2026-09-01T16:38:00Z" w16du:dateUtc="2026-09-01T20:38:00Z">
        <w:del w:id="67" w:author="Claude" w:date="2026-09-02T16:00:00Z">
          <w:r>
            <w:delText xml:space="preserve"> </w:delText>
          </w:r>
        </w:del>
      </w:ins>
      <w:ins w:id="68" w:author="Claude" w:date="2026-09-02T16:00:00Z">
        <w:r>
          <w:t xml:space="preserve">, </w:t>
        </w:r>
      </w:ins>
      <w:del w:id="69" w:author="Williams, Hants A" w:date="2026-09-01T16:38:00Z" w16du:dateUtc="2026-09-01T20:38:00Z">
        <w:r>
          <w:delText xml:space="preserve">, </w:delText>
        </w:r>
      </w:del>
      <w:r>
        <w:t>however</w:t>
      </w:r>
      <w:ins w:id="70" w:author="Claude" w:date="2026-09-02T16:00:00Z">
        <w:r>
          <w:t>,</w:t>
        </w:r>
      </w:ins>
      <w:del w:id="71" w:author="Williams, Hants A" w:date="2026-09-01T16:38:00Z" w16du:dateUtc="2026-09-01T20:38:00Z">
        <w:r>
          <w:delText>,</w:delText>
        </w:r>
      </w:del>
      <w:r>
        <w:t xml:space="preserve"> is </w:t>
      </w:r>
      <w:del w:id="72" w:author="Williams, Hants A" w:date="2026-09-01T16:38:00Z" w16du:dateUtc="2026-09-01T20:38:00Z">
        <w:r>
          <w:delText xml:space="preserve">more </w:delText>
        </w:r>
      </w:del>
      <w:r>
        <w:t>complex. The most capable models are hosted in vendor data centers and reached over the internet</w:t>
      </w:r>
      <w:ins w:id="73" w:author="Claude" w:date="2026-09-02T16:00:00Z">
        <w:r>
          <w:t>,</w:t>
        </w:r>
      </w:ins>
      <w:r>
        <w:t xml:space="preserve"> </w:t>
      </w:r>
      <w:del w:id="74" w:author="Williams, Hants A" w:date="2026-09-01T16:38:00Z" w16du:dateUtc="2026-09-01T20:38:00Z">
        <w:r>
          <w:delText xml:space="preserve">through cloud application programming interfaces (APIs), </w:delText>
        </w:r>
      </w:del>
      <w:r>
        <w:t xml:space="preserve">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[6], [7]. </w:t>
      </w:r>
      <w:del w:id="75" w:author="Williams, Hants A" w:date="2026-09-01T16:39:00Z" w16du:dateUtc="2026-09-01T20:39:00Z">
        <w:r>
          <w:delText xml:space="preserve">The compliance picture is not binary. </w:delText>
        </w:r>
      </w:del>
      <w:r>
        <w:t>Cloud endpoints can be operated under a Business Associate Agreement (BAA), the HIPAA mechanism through which a covered entity extends its obligations to a vendor that handles PHI on its behalf [8], [9], and PHI can sometimes be stripped from inputs before transmission using automated de-identification pipelines [10]. BAA-covered endpoints may still raise institutional concerns about data residency, vendor lock-in, and audit control, and de-identification is imperfect, particularly for unstructured clinical text.</w:t>
      </w:r>
    </w:p>
    <w:p w14:paraId="279D7A2E" w14:textId="3B97B0EB" w:rsidR="00E80E7E" w:rsidRDefault="00000000">
      <w:pPr>
        <w:pStyle w:val="BodyText"/>
      </w:pPr>
      <w:r>
        <w:rPr>
          <w:i/>
          <w:iCs/>
        </w:rPr>
        <w:t>Small Language Models</w:t>
      </w:r>
      <w:r>
        <w:t xml:space="preserve"> (SLMs) are defined here functionally</w:t>
      </w:r>
      <w:ins w:id="76" w:author="Williams, Hants A" w:date="2026-09-01T16:39:00Z" w16du:dateUtc="2026-09-01T20:39:00Z">
        <w:r>
          <w:t>,</w:t>
        </w:r>
      </w:ins>
      <w:r>
        <w:t xml:space="preserve"> rather than by a fixed parameter count: an SLM is a language model that runs within an institution’s local deployment </w:t>
      </w:r>
      <w:del w:id="77" w:author="Williams, Hants A" w:date="2026-09-01T16:40:00Z" w16du:dateUtc="2026-09-01T20:40:00Z">
        <w:r>
          <w:delText>budget</w:delText>
        </w:r>
      </w:del>
      <w:ins w:id="78" w:author="Williams, Hants A" w:date="2026-09-01T16:40:00Z" w16du:dateUtc="2026-09-01T20:40:00Z">
        <w:r>
          <w:t xml:space="preserve">environment. This means </w:t>
        </w:r>
      </w:ins>
      <w:del w:id="79" w:author="Williams, Hants A" w:date="2026-09-01T16:39:00Z" w16du:dateUtc="2026-09-01T20:39:00Z">
        <w:r>
          <w:delText xml:space="preserve">, </w:delText>
        </w:r>
      </w:del>
      <w:del w:id="80" w:author="Williams, Hants A" w:date="2026-09-01T16:40:00Z" w16du:dateUtc="2026-09-01T20:40:00Z">
        <w:r>
          <w:delText xml:space="preserve">that is, </w:delText>
        </w:r>
      </w:del>
      <w:r>
        <w:t xml:space="preserve">the hardware, memory, and latency envelope the organization can provision on infrastructure </w:t>
      </w:r>
      <w:del w:id="81" w:author="Williams, Hants A" w:date="2026-09-01T16:40:00Z" w16du:dateUtc="2026-09-01T20:40:00Z">
        <w:r>
          <w:delText xml:space="preserve">it </w:delText>
        </w:r>
      </w:del>
      <w:ins w:id="82" w:author="Williams, Hants A" w:date="2026-09-01T16:40:00Z" w16du:dateUtc="2026-09-01T20:40:00Z">
        <w:r>
          <w:t xml:space="preserve">they </w:t>
        </w:r>
      </w:ins>
      <w:del w:id="83" w:author="Claude" w:date="2026-09-02T16:00:00Z">
        <w:r>
          <w:delText>controls [11]</w:delText>
        </w:r>
      </w:del>
      <w:ins w:id="84" w:author="Claude" w:date="2026-09-02T16:00:00Z">
        <w:r>
          <w:t>control [11]</w:t>
        </w:r>
      </w:ins>
      <w:r>
        <w:t>, [12]. As of 2026 this typically means models below roughly ten billion parameters, but that number is a property of current hardware and inference optimization</w:t>
      </w:r>
      <w:del w:id="85" w:author="Williams, Hants A" w:date="2026-09-01T16:40:00Z" w16du:dateUtc="2026-09-01T20:40:00Z">
        <w:r>
          <w:delText xml:space="preserve">, </w:delText>
        </w:r>
      </w:del>
      <w:ins w:id="86" w:author="Williams, Hants A" w:date="2026-09-01T16:40:00Z" w16du:dateUtc="2026-09-01T20:40:00Z">
        <w:r>
          <w:t xml:space="preserve"> and </w:t>
        </w:r>
      </w:ins>
      <w:r>
        <w:t xml:space="preserve">not of </w:t>
      </w:r>
      <w:del w:id="87" w:author="Williams, Hants A" w:date="2026-09-01T16:40:00Z" w16du:dateUtc="2026-09-01T20:40:00Z">
        <w:r>
          <w:delText xml:space="preserve">the </w:delText>
        </w:r>
      </w:del>
      <w:ins w:id="88" w:author="Williams, Hants A" w:date="2026-09-01T16:40:00Z" w16du:dateUtc="2026-09-01T20:40:00Z">
        <w:r>
          <w:t xml:space="preserve">this </w:t>
        </w:r>
      </w:ins>
      <w:del w:id="89" w:author="Williams, Hants A" w:date="2026-09-01T16:40:00Z" w16du:dateUtc="2026-09-01T20:40:00Z">
        <w:r>
          <w:delText>framewor</w:delText>
        </w:r>
      </w:del>
      <w:ins w:id="90" w:author="Williams, Hants A" w:date="2026-09-01T16:40:00Z" w16du:dateUtc="2026-09-01T20:40:00Z">
        <w:r>
          <w:t>framework.</w:t>
        </w:r>
      </w:ins>
      <w:del w:id="91" w:author="Williams, Hants A" w:date="2026-09-01T16:40:00Z" w16du:dateUtc="2026-09-01T20:40:00Z">
        <w:r>
          <w:delText>k;</w:delText>
        </w:r>
      </w:del>
      <w:r>
        <w:t xml:space="preserve"> </w:t>
      </w:r>
      <w:del w:id="92" w:author="Williams, Hants A" w:date="2026-09-01T16:40:00Z" w16du:dateUtc="2026-09-01T20:40:00Z">
        <w:r>
          <w:delText xml:space="preserve">the </w:delText>
        </w:r>
      </w:del>
      <w:ins w:id="93" w:author="Williams, Hants A" w:date="2026-09-01T16:40:00Z" w16du:dateUtc="2026-09-01T20:40:00Z">
        <w:r>
          <w:t xml:space="preserve">The </w:t>
        </w:r>
      </w:ins>
      <w:r>
        <w:t>operational cutoff used for the retrospective snapshot in Section 3 is stated in Section </w:t>
      </w:r>
      <w:hyperlink w:anchor="sec:methods-retro">
        <w:r w:rsidR="00E80E7E">
          <w:rPr>
            <w:rStyle w:val="Hyperlink"/>
          </w:rPr>
          <w:t>3.1</w:t>
        </w:r>
      </w:hyperlink>
      <w:r>
        <w:t xml:space="preserve">. Running on institutional hardware, SLMs eliminate the PHI transmission vector entirely, </w:t>
      </w:r>
      <w:r>
        <w:lastRenderedPageBreak/>
        <w:t xml:space="preserve">convert variable API costs into a fixed hardware investment, and give organizations direct governance control. This does not make them HIPAA-compliant by default. The HIPAA Security Rule [13] requires administrative, physical, and technical safeguards regardless of where the model runs: access controls, encryption at rest, audit logging, and workforce training all apply to on-premise deployments [9].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[14].</w:t>
      </w:r>
    </w:p>
    <w:p w14:paraId="5F65114C" w14:textId="00C54D0D" w:rsidR="00E80E7E" w:rsidRDefault="00000000">
      <w:pPr>
        <w:pStyle w:val="BodyText"/>
      </w:pPr>
      <w:r>
        <w:t xml:space="preserve">In practice, the choice between a local SLM and a cloud LLM is often made through ad hoc experimentation and informal qualitative assessment. Recent </w:t>
      </w:r>
      <w:del w:id="94" w:author="Williams, Hants A" w:date="2026-09-02T09:36:00Z" w16du:dateUtc="2026-09-02T13:36:00Z">
        <w:r>
          <w:delText xml:space="preserve">reviews of </w:delText>
        </w:r>
      </w:del>
      <w:r>
        <w:t>healthcare LLM evaluation</w:t>
      </w:r>
      <w:ins w:id="95" w:author="Williams, Hants A" w:date="2026-09-02T09:37:00Z" w16du:dateUtc="2026-09-02T13:37:00Z">
        <w:r>
          <w:t xml:space="preserve"> studies</w:t>
        </w:r>
      </w:ins>
      <w:r>
        <w:t xml:space="preserve"> </w:t>
      </w:r>
      <w:del w:id="96" w:author="Williams, Hants A" w:date="2026-09-02T09:36:00Z" w16du:dateUtc="2026-09-02T13:36:00Z">
        <w:r>
          <w:delText xml:space="preserve">practice support this </w:delText>
        </w:r>
      </w:del>
      <w:del w:id="97" w:author="Williams, Hants A" w:date="2026-09-02T09:35:00Z" w16du:dateUtc="2026-09-02T13:35:00Z">
        <w:r>
          <w:delText>characterization:</w:delText>
        </w:r>
      </w:del>
      <w:del w:id="98" w:author="Williams, Hants A" w:date="2026-09-02T09:36:00Z" w16du:dateUtc="2026-09-02T13:36:00Z">
        <w:r>
          <w:delText xml:space="preserve"> most </w:delText>
        </w:r>
      </w:del>
      <w:del w:id="99" w:author="Williams, Hants A" w:date="2026-09-01T16:36:00Z" w16du:dateUtc="2026-09-01T20:36:00Z">
        <w:r>
          <w:delText xml:space="preserve">published </w:delText>
        </w:r>
      </w:del>
      <w:del w:id="100" w:author="Williams, Hants A" w:date="2026-09-02T09:36:00Z" w16du:dateUtc="2026-09-02T13:36:00Z">
        <w:r>
          <w:delText>evaluations</w:delText>
        </w:r>
      </w:del>
      <w:ins w:id="101" w:author="Williams, Hants A" w:date="2026-09-02T09:36:00Z" w16du:dateUtc="2026-09-02T13:36:00Z">
        <w:r>
          <w:t>mostly report</w:t>
        </w:r>
      </w:ins>
      <w:r>
        <w:t xml:space="preserve"> </w:t>
      </w:r>
      <w:del w:id="102" w:author="Williams, Hants A" w:date="2026-09-02T09:36:00Z" w16du:dateUtc="2026-09-02T13:36:00Z">
        <w:r>
          <w:delText xml:space="preserve">emphasize </w:delText>
        </w:r>
      </w:del>
      <w:ins w:id="103" w:author="Williams, Hants A" w:date="2026-09-02T09:36:00Z" w16du:dateUtc="2026-09-02T13:36:00Z">
        <w:r>
          <w:t xml:space="preserve">on </w:t>
        </w:r>
      </w:ins>
      <w:r>
        <w:t xml:space="preserve">exam-style accuracy, few use real patient data, </w:t>
      </w:r>
      <w:del w:id="104" w:author="Williams, Hants A" w:date="2026-09-02T09:36:00Z" w16du:dateUtc="2026-09-02T13:36:00Z">
        <w:r>
          <w:delText xml:space="preserve">and </w:delText>
        </w:r>
      </w:del>
      <w:ins w:id="105" w:author="Williams, Hants A" w:date="2026-09-02T09:37:00Z" w16du:dateUtc="2026-09-02T13:37:00Z">
        <w:r>
          <w:t>and</w:t>
        </w:r>
      </w:ins>
      <w:ins w:id="106" w:author="Williams, Hants A" w:date="2026-09-02T09:36:00Z" w16du:dateUtc="2026-09-02T13:36:00Z">
        <w:r>
          <w:t xml:space="preserve"> </w:t>
        </w:r>
      </w:ins>
      <w:r>
        <w:t xml:space="preserve">deployment-relevant measurements </w:t>
      </w:r>
      <w:del w:id="107" w:author="Williams, Hants A" w:date="2026-09-02T09:36:00Z" w16du:dateUtc="2026-09-02T13:36:00Z">
        <w:r>
          <w:delText xml:space="preserve">are </w:delText>
        </w:r>
      </w:del>
      <w:ins w:id="108" w:author="Williams, Hants A" w:date="2026-09-02T09:37:00Z" w16du:dateUtc="2026-09-02T13:37:00Z">
        <w:r>
          <w:t>are</w:t>
        </w:r>
      </w:ins>
      <w:ins w:id="109" w:author="Williams, Hants A" w:date="2026-09-02T09:36:00Z" w16du:dateUtc="2026-09-02T13:36:00Z">
        <w:r>
          <w:t xml:space="preserve"> </w:t>
        </w:r>
      </w:ins>
      <w:r>
        <w:t xml:space="preserve">rarely reported [51], [52]. </w:t>
      </w:r>
      <w:del w:id="110" w:author="Claude" w:date="2026-09-01T16:00:00Z">
        <w:r>
          <w:delText>These informal approachs</w:delText>
        </w:r>
      </w:del>
      <w:r>
        <w:t xml:space="preserve">These informal approaches often obscure the actual characteristics that determine whether a small model could work. Without a principled framework, organizations risk two kinds of mistakes: running SLMs on safety-critical tasks beyond their </w:t>
      </w:r>
      <w:del w:id="111" w:author="Williams, Hants A" w:date="2026-09-01T16:37:00Z" w16du:dateUtc="2026-09-01T20:37:00Z">
        <w:r>
          <w:delText>capability, or</w:delText>
        </w:r>
      </w:del>
      <w:ins w:id="112" w:author="Williams, Hants A" w:date="2026-09-01T16:37:00Z" w16du:dateUtc="2026-09-01T20:37:00Z">
        <w:r>
          <w:t>capability or</w:t>
        </w:r>
      </w:ins>
      <w:r>
        <w:t xml:space="preserve"> defaulting to cloud LLMs when a local model would have been sufficient, exposing PHI for no gain.</w:t>
      </w:r>
    </w:p>
    <w:p w14:paraId="4355819A" w14:textId="24F93CCD" w:rsidR="00E80E7E" w:rsidRDefault="00000000">
      <w:pPr>
        <w:pStyle w:val="BodyText"/>
      </w:pPr>
      <w:r>
        <w:t xml:space="preserve">This paper proposes FIT-SLM-HC (Framework for Identifying Tasks for Small Language Models in Healthcare), which adapts Task–Technology Fit theory [15], [16] to the specific trade-offs of generative language models in clinical settings. The framework separates </w:t>
      </w:r>
      <w:r>
        <w:rPr>
          <w:i/>
          <w:iCs/>
        </w:rPr>
        <w:t>task-side properties</w:t>
      </w:r>
      <w:r>
        <w:t xml:space="preserve"> from </w:t>
      </w:r>
      <w:r>
        <w:rPr>
          <w:i/>
          <w:iCs/>
        </w:rPr>
        <w:t>system-side behavior</w:t>
      </w:r>
      <w:r>
        <w:t xml:space="preserve">.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w:t>
      </w:r>
      <w:commentRangeStart w:id="113"/>
      <w:commentRangeStart w:id="114"/>
      <w:commentRangeStart w:id="115"/>
      <w:del w:id="116" w:author="Claude" w:date="2026-09-01T16:00:00Z">
        <w:r>
          <w:delText>Two clarifications frame everything that follows</w:delText>
        </w:r>
      </w:del>
      <w:ins w:id="117" w:author="Claude" w:date="2026-09-01T16:00:00Z">
        <w:del w:id="118" w:author="Williams, Hants A" w:date="2026-09-01T16:42:00Z" w16du:dateUtc="2026-09-01T20:42:00Z">
          <w:r>
            <w:delText>Two clarifications are needed at the outset</w:delText>
          </w:r>
        </w:del>
      </w:ins>
      <w:commentRangeEnd w:id="113"/>
      <w:del w:id="119" w:author="Williams, Hants A" w:date="2026-09-01T16:42:00Z" w16du:dateUtc="2026-09-01T20:42:00Z">
        <w:r>
          <w:rPr>
            <w:rStyle w:val="CommentReference"/>
            <w:sz w:val="24"/>
            <w:szCs w:val="24"/>
          </w:rPr>
          <w:commentReference w:id="113"/>
        </w:r>
        <w:commentRangeEnd w:id="114"/>
        <w:r>
          <w:rPr>
            <w:rStyle w:val="CommentReference"/>
            <w:sz w:val="24"/>
            <w:szCs w:val="24"/>
          </w:rPr>
          <w:commentReference w:id="114"/>
        </w:r>
        <w:commentRangeEnd w:id="115"/>
        <w:r>
          <w:rPr>
            <w:rStyle w:val="CommentReference"/>
            <w:sz w:val="24"/>
            <w:szCs w:val="24"/>
          </w:rPr>
          <w:commentReference w:id="115"/>
        </w:r>
        <w:r>
          <w:delText xml:space="preserve">. First, </w:delText>
        </w:r>
      </w:del>
      <w:ins w:id="120" w:author="Williams, Hants A" w:date="2026-09-01T16:42:00Z" w16du:dateUtc="2026-09-01T20:42:00Z">
        <w:r>
          <w:t xml:space="preserve">It is important to note two design </w:t>
        </w:r>
      </w:ins>
      <w:ins w:id="121" w:author="Williams, Hants A" w:date="2026-09-01T16:43:00Z" w16du:dateUtc="2026-09-01T20:43:00Z">
        <w:del w:id="122" w:author="Claude" w:date="2026-09-02T16:00:00Z">
          <w:r>
            <w:delText>(intent)</w:delText>
          </w:r>
        </w:del>
      </w:ins>
      <w:ins w:id="123" w:author="Williams, Hants A" w:date="2026-09-01T16:42:00Z" w16du:dateUtc="2026-09-01T20:42:00Z">
        <w:del w:id="124" w:author="Claude" w:date="2026-09-02T16:00:00Z">
          <w:r>
            <w:delText xml:space="preserve"> </w:delText>
          </w:r>
        </w:del>
      </w:ins>
      <w:ins w:id="125" w:author="Williams, Hants A" w:date="2026-09-01T16:43:00Z" w16du:dateUtc="2026-09-01T20:43:00Z">
        <w:r>
          <w:t>decisions</w:t>
        </w:r>
      </w:ins>
      <w:ins w:id="126" w:author="Williams, Hants A" w:date="2026-09-01T16:42:00Z" w16du:dateUtc="2026-09-01T20:42:00Z">
        <w:del w:id="127" w:author="Claude" w:date="2026-09-02T16:00:00Z">
          <w:r>
            <w:delText xml:space="preserve"> that were made</w:delText>
          </w:r>
        </w:del>
      </w:ins>
      <w:ins w:id="128" w:author="Claude" w:date="2026-09-02T16:00:00Z">
        <w:r>
          <w:t xml:space="preserve"> behind this framework</w:t>
        </w:r>
      </w:ins>
      <w:ins w:id="129" w:author="Williams, Hants A" w:date="2026-09-01T16:43:00Z" w16du:dateUtc="2026-09-01T20:43:00Z">
        <w:del w:id="130" w:author="Claude" w:date="2026-09-02T16:00:00Z">
          <w:r>
            <w:delText xml:space="preserve"> with the creation of this framework</w:delText>
          </w:r>
        </w:del>
      </w:ins>
      <w:ins w:id="131" w:author="Williams, Hants A" w:date="2026-09-01T16:42:00Z" w16du:dateUtc="2026-09-01T20:42:00Z">
        <w:r>
          <w:t>. F</w:t>
        </w:r>
      </w:ins>
      <w:ins w:id="132" w:author="Williams, Hants A" w:date="2026-09-01T16:43:00Z" w16du:dateUtc="2026-09-01T20:43:00Z">
        <w:r>
          <w:t xml:space="preserve">irst, </w:t>
        </w:r>
      </w:ins>
      <w:r>
        <w:t>this</w:t>
      </w:r>
      <w:ins w:id="133" w:author="Williams, Hants A" w:date="2026-09-01T16:42:00Z" w16du:dateUtc="2026-09-01T20:42:00Z">
        <w:r>
          <w:t xml:space="preserve"> framework</w:t>
        </w:r>
      </w:ins>
      <w:r>
        <w:t xml:space="preserve"> is a governance-oriented triage tool</w:t>
      </w:r>
      <w:r w:rsidR="0023657B">
        <w:t xml:space="preserve"> and</w:t>
      </w:r>
      <w:r>
        <w:t xml:space="preserve"> not a replacement for full benchmarking. Second,</w:t>
      </w:r>
      <w:ins w:id="134" w:author="Williams, Hants A" w:date="2026-09-01T16:42:00Z" w16du:dateUtc="2026-09-01T20:42:00Z">
        <w:r>
          <w:t xml:space="preserve"> </w:t>
        </w:r>
      </w:ins>
      <w:del w:id="135" w:author="Williams, Hants A" w:date="2026-09-01T16:43:00Z" w16du:dateUtc="2026-09-01T20:43:00Z">
        <w:r>
          <w:delText xml:space="preserve"> </w:delText>
        </w:r>
      </w:del>
      <w:r>
        <w:t>the task-side scores do not by themselves decide anything</w:t>
      </w:r>
      <w:ins w:id="136" w:author="Williams, Hants A" w:date="2026-09-01T16:43:00Z" w16du:dateUtc="2026-09-01T20:43:00Z">
        <w:r>
          <w:t xml:space="preserve">. </w:t>
        </w:r>
      </w:ins>
      <w:del w:id="137" w:author="Williams, Hants A" w:date="2026-09-01T16:43:00Z" w16du:dateUtc="2026-09-01T20:43:00Z">
        <w:r>
          <w:delText xml:space="preserve">: </w:delText>
        </w:r>
      </w:del>
      <w:ins w:id="138" w:author="Williams, Hants A" w:date="2026-09-01T16:43:00Z" w16du:dateUtc="2026-09-01T20:43:00Z">
        <w:r>
          <w:t xml:space="preserve">The scores are meant </w:t>
        </w:r>
        <w:del w:id="139" w:author="Claude" w:date="2026-09-02T16:00:00Z">
          <w:r>
            <w:delText>as a objective way</w:delText>
          </w:r>
        </w:del>
      </w:ins>
      <w:ins w:id="140" w:author="Claude" w:date="2026-09-02T16:00:00Z">
        <w:r>
          <w:t>as an objective way</w:t>
        </w:r>
      </w:ins>
      <w:ins w:id="141" w:author="Williams, Hants A" w:date="2026-09-01T16:43:00Z" w16du:dateUtc="2026-09-01T20:43:00Z">
        <w:r>
          <w:t xml:space="preserve"> to </w:t>
        </w:r>
      </w:ins>
      <w:del w:id="142" w:author="Williams, Hants A" w:date="2026-09-01T16:43:00Z" w16du:dateUtc="2026-09-01T20:43:00Z">
        <w:r>
          <w:delText xml:space="preserve">they </w:delText>
        </w:r>
      </w:del>
      <w:r>
        <w:t xml:space="preserve">set expectations, order evaluation, and tell an institution what to assess. The framework is </w:t>
      </w:r>
      <w:r w:rsidR="0023657B">
        <w:t xml:space="preserve">first </w:t>
      </w:r>
      <w:r>
        <w:t>presented</w:t>
      </w:r>
      <w:r w:rsidR="0023657B">
        <w:t>,</w:t>
      </w:r>
      <w:r>
        <w:t xml:space="preserve"> </w:t>
      </w:r>
      <w:r w:rsidR="0023657B">
        <w:t xml:space="preserve">followed by </w:t>
      </w:r>
      <w:r>
        <w:t xml:space="preserve">three vignettes that walk through boundary cases from recent healthcare AI literature, </w:t>
      </w:r>
      <w:r w:rsidR="00765272">
        <w:t>and concludes</w:t>
      </w:r>
      <w:r>
        <w:t xml:space="preserve"> with a broader retrospective snapshot of twenty-two tasks across eleven published benchmarks.</w:t>
      </w:r>
    </w:p>
    <w:p w14:paraId="4259C77D" w14:textId="0E9EA142" w:rsidR="00E80E7E" w:rsidRDefault="00000000">
      <w:pPr>
        <w:pStyle w:val="BodyText"/>
      </w:pPr>
      <w:r>
        <w:t xml:space="preserve">Because SLM deployment decisions in healthcare are usually made by </w:t>
      </w:r>
      <w:del w:id="143" w:author="Williams, Hants A" w:date="2026-09-01T20:12:00Z" w16du:dateUtc="2026-09-02T00:12:00Z">
        <w:r>
          <w:delText xml:space="preserve">mixed </w:delText>
        </w:r>
      </w:del>
      <w:r>
        <w:t xml:space="preserve">committees (clinical, operational, compliance, and IT) rather than by machine-learning or statistics specialists, the </w:t>
      </w:r>
      <w:del w:id="144" w:author="Williams, Hants A" w:date="2026-09-01T20:13:00Z" w16du:dateUtc="2026-09-02T00:13:00Z">
        <w:r>
          <w:delText xml:space="preserve">presentation </w:delText>
        </w:r>
      </w:del>
      <w:ins w:id="145" w:author="Williams, Hants A" w:date="2026-09-01T20:13:00Z" w16du:dateUtc="2026-09-02T00:13:00Z">
        <w:r>
          <w:t xml:space="preserve">work here </w:t>
        </w:r>
      </w:ins>
      <w:r>
        <w:t>assumes no prior background in machine learning or statistics. Advanced concepts are introduced briefly with a reference table in the appendix (Table </w:t>
      </w:r>
      <w:r>
        <w:fldChar w:fldCharType="begin"/>
      </w:r>
      <w:r>
        <w:instrText>HYPERLINK \l "tab:glossary" \h</w:instrText>
      </w:r>
      <w:r>
        <w:fldChar w:fldCharType="separate"/>
      </w:r>
      <w:del w:id="146" w:author="Claude" w:date="2026-09-01T16:00:00Z">
        <w:r>
          <w:rPr>
            <w:rStyle w:val="Hyperlink"/>
          </w:rPr>
          <w:delText>X)</w:delText>
        </w:r>
      </w:del>
      <w:r>
        <w:fldChar w:fldCharType="end"/>
      </w:r>
      <w:ins w:id="147" w:author="Claude" w:date="2026-09-01T16:00:00Z">
        <w:r>
          <w:rPr>
            <w:rStyle w:val="Hyperlink"/>
          </w:rPr>
          <w:t>8, Appendix 6)</w:t>
        </w:r>
      </w:ins>
      <w:r>
        <w:t xml:space="preserve"> that defines the model and metric terms used </w:t>
      </w:r>
      <w:del w:id="148" w:author="Claude" w:date="2026-09-01T16:00:00Z">
        <w:r>
          <w:delText>throughout, with each quantitative</w:delText>
        </w:r>
      </w:del>
      <w:ins w:id="149" w:author="Claude" w:date="2026-09-01T16:00:00Z">
        <w:r>
          <w:t>throughout, and each quantitative</w:t>
        </w:r>
      </w:ins>
      <w:r>
        <w:t xml:space="preserve"> result in Section 3 is paired with a plain-language reading.</w:t>
      </w:r>
    </w:p>
    <w:p w14:paraId="0946D863" w14:textId="77777777" w:rsidR="00E80E7E" w:rsidRDefault="00000000">
      <w:pPr>
        <w:pStyle w:val="Heading2"/>
      </w:pPr>
      <w:bookmarkStart w:id="150" w:name="sec:related"/>
      <w:r>
        <w:rPr>
          <w:rStyle w:val="SectionNumber"/>
        </w:rPr>
        <w:lastRenderedPageBreak/>
        <w:t>1.1</w:t>
      </w:r>
      <w:r>
        <w:tab/>
        <w:t>Related Approaches</w:t>
      </w:r>
    </w:p>
    <w:p w14:paraId="63AAA0C1" w14:textId="77777777" w:rsidR="00C14E4C" w:rsidRDefault="00000000">
      <w:pPr>
        <w:pStyle w:val="FirstParagraph"/>
      </w:pPr>
      <w:r>
        <w:t xml:space="preserve">The decision that the FIT-SLM-HC helps to structure, when a smaller and cheaper </w:t>
      </w:r>
      <w:del w:id="151" w:author="Claude" w:date="2026-09-01T16:00:00Z">
        <w:r>
          <w:delText>model should could be used</w:delText>
        </w:r>
      </w:del>
      <w:ins w:id="152" w:author="Claude" w:date="2026-09-01T16:00:00Z">
        <w:r>
          <w:t>model could be used</w:t>
        </w:r>
      </w:ins>
      <w:r>
        <w:t xml:space="preserve"> instead of a larger one, is also addressed by an active line of </w:t>
      </w:r>
      <w:ins w:id="153" w:author="Williams, Hants A" w:date="2026-09-01T20:13:00Z" w16du:dateUtc="2026-09-02T00:13:00Z">
        <w:r>
          <w:t xml:space="preserve">mostly technical </w:t>
        </w:r>
      </w:ins>
      <w:r>
        <w:t xml:space="preserve">work on </w:t>
      </w:r>
      <w:r>
        <w:rPr>
          <w:i/>
          <w:iCs/>
        </w:rPr>
        <w:t>model routing</w:t>
      </w:r>
      <w:r>
        <w:t xml:space="preserve"> and </w:t>
      </w:r>
      <w:r>
        <w:rPr>
          <w:i/>
          <w:iCs/>
        </w:rPr>
        <w:t>cascading</w:t>
      </w:r>
      <w:r>
        <w:t>. Routers learn, per query, whether a small model’s answer will suffice and escalate to a larger model otherwise [17], [18]</w:t>
      </w:r>
      <w:ins w:id="154" w:author="Williams, Hants A" w:date="2026-09-01T20:13:00Z" w16du:dateUtc="2026-09-02T00:13:00Z">
        <w:r>
          <w:t xml:space="preserve">. </w:t>
        </w:r>
        <w:del w:id="155" w:author="Claude" w:date="2026-09-02T16:00:00Z">
          <w:r>
            <w:delText>While</w:delText>
          </w:r>
        </w:del>
      </w:ins>
      <w:del w:id="156" w:author="Williams, Hants A" w:date="2026-09-01T20:13:00Z" w16du:dateUtc="2026-09-02T00:13:00Z">
        <w:r>
          <w:delText>;</w:delText>
        </w:r>
      </w:del>
      <w:del w:id="157" w:author="Claude" w:date="2026-09-02T16:00:00Z">
        <w:r>
          <w:delText xml:space="preserve"> cascade systems such as FrugalGPT</w:delText>
        </w:r>
      </w:del>
      <w:ins w:id="158" w:author="Claude" w:date="2026-09-02T16:00:00Z">
        <w:r>
          <w:t>Cascade systems such as FrugalGPT</w:t>
        </w:r>
      </w:ins>
      <w:r>
        <w:t xml:space="preserve"> sequence models by cost</w:t>
      </w:r>
      <w:ins w:id="159" w:author="Williams, Hants A" w:date="2026-09-01T20:13:00Z" w16du:dateUtc="2026-09-02T00:13:00Z">
        <w:r>
          <w:t>,</w:t>
        </w:r>
      </w:ins>
      <w:r>
        <w:t xml:space="preserve"> and stop as soon as a response is judged reliable [19]. These systems optimize the same accuracy–cost frontier automatically and at inference time. FIT-SLM-HC </w:t>
      </w:r>
      <w:del w:id="160" w:author="Claude" w:date="2026-09-01T16:00:00Z">
        <w:r>
          <w:delText>differs in couple ways</w:delText>
        </w:r>
      </w:del>
      <w:ins w:id="161" w:author="Claude" w:date="2026-09-01T16:00:00Z">
        <w:r>
          <w:t>differs in a few ways</w:t>
        </w:r>
      </w:ins>
      <w:r>
        <w:t xml:space="preserve"> that matter specifically for clinical governance. </w:t>
      </w:r>
    </w:p>
    <w:p w14:paraId="7DE7F67F" w14:textId="49AD2588" w:rsidR="00E80E7E" w:rsidRDefault="00000000">
      <w:pPr>
        <w:pStyle w:val="FirstParagraph"/>
      </w:pPr>
      <w:del w:id="162" w:author="Williams, Hants A" w:date="2026-09-01T20:14:00Z" w16du:dateUtc="2026-09-02T00:14:00Z">
        <w:r>
          <w:delText>(1)</w:delText>
        </w:r>
      </w:del>
      <w:ins w:id="163" w:author="Williams, Hants A" w:date="2026-09-01T20:14:00Z" w16du:dateUtc="2026-09-02T00:14:00Z">
        <w:r>
          <w:t>First,</w:t>
        </w:r>
      </w:ins>
      <w:r>
        <w:t xml:space="preserve"> </w:t>
      </w:r>
      <w:del w:id="164" w:author="Williams, Hants A" w:date="2026-09-01T20:14:00Z" w16du:dateUtc="2026-09-02T00:14:00Z">
        <w:r>
          <w:delText xml:space="preserve">It </w:delText>
        </w:r>
      </w:del>
      <w:ins w:id="165" w:author="Williams, Hants A" w:date="2026-09-01T20:14:00Z" w16du:dateUtc="2026-09-02T00:14:00Z">
        <w:r>
          <w:t xml:space="preserve">it </w:t>
        </w:r>
      </w:ins>
      <w:r>
        <w:t xml:space="preserve">operates </w:t>
      </w:r>
      <w:del w:id="166" w:author="Williams, Hants A" w:date="2026-09-01T20:14:00Z" w16du:dateUtc="2026-09-02T00:14:00Z">
        <w:r>
          <w:rPr>
            <w:i/>
            <w:iCs/>
          </w:rPr>
          <w:delText>ex ante</w:delText>
        </w:r>
        <w:r>
          <w:delText xml:space="preserve"> </w:delText>
        </w:r>
      </w:del>
      <w:ins w:id="167" w:author="Williams, Hants A" w:date="2026-09-01T20:14:00Z" w16du:dateUtc="2026-09-02T00:14:00Z">
        <w:r>
          <w:rPr>
            <w:i/>
            <w:iCs/>
          </w:rPr>
          <w:t>a priori</w:t>
        </w:r>
        <w:r>
          <w:t xml:space="preserve"> </w:t>
        </w:r>
      </w:ins>
      <w:r>
        <w:t>and at the task level: an institution decides</w:t>
      </w:r>
      <w:del w:id="168" w:author="Williams, Hants A" w:date="2026-09-01T20:14:00Z" w16du:dateUtc="2026-09-02T00:14:00Z">
        <w:r>
          <w:delText>,</w:delText>
        </w:r>
      </w:del>
      <w:r>
        <w:t xml:space="preserve"> before deployment and </w:t>
      </w:r>
      <w:del w:id="169" w:author="Claude" w:date="2026-09-02T16:00:00Z">
        <w:r>
          <w:delText>per workflow, whether</w:delText>
        </w:r>
      </w:del>
      <w:ins w:id="170" w:author="Claude" w:date="2026-09-02T16:00:00Z">
        <w:r>
          <w:t>per workflow whether</w:t>
        </w:r>
      </w:ins>
      <w:r>
        <w:t xml:space="preserve"> an SLM is a candidate at all</w:t>
      </w:r>
      <w:del w:id="171" w:author="Williams, Hants A" w:date="2026-09-01T20:14:00Z" w16du:dateUtc="2026-09-02T00:14:00Z">
        <w:r>
          <w:delText>, which is the granularity at which compliance review, procurement, and clinical sign-off happen</w:delText>
        </w:r>
      </w:del>
      <w:r>
        <w:t xml:space="preserve">. </w:t>
      </w:r>
      <w:del w:id="172" w:author="Williams, Hants A" w:date="2026-09-01T20:14:00Z" w16du:dateUtc="2026-09-02T00:14:00Z">
        <w:r>
          <w:delText xml:space="preserve">(2) </w:delText>
        </w:r>
      </w:del>
      <w:ins w:id="173" w:author="Williams, Hants A" w:date="2026-09-01T20:14:00Z" w16du:dateUtc="2026-09-02T00:14:00Z">
        <w:r>
          <w:t>Se</w:t>
        </w:r>
      </w:ins>
      <w:ins w:id="174" w:author="Williams, Hants A" w:date="2026-09-01T20:15:00Z" w16du:dateUtc="2026-09-02T00:15:00Z">
        <w:r>
          <w:t xml:space="preserve">cond, </w:t>
        </w:r>
      </w:ins>
      <w:del w:id="175" w:author="Williams, Hants A" w:date="2026-09-01T20:15:00Z" w16du:dateUtc="2026-09-02T00:15:00Z">
        <w:r>
          <w:delText xml:space="preserve">Its </w:delText>
        </w:r>
      </w:del>
      <w:ins w:id="176" w:author="Williams, Hants A" w:date="2026-09-01T20:15:00Z" w16du:dateUtc="2026-09-02T00:15:00Z">
        <w:del w:id="177" w:author="Claude" w:date="2026-09-02T16:00:00Z">
          <w:r>
            <w:delText xml:space="preserve">it’s </w:delText>
          </w:r>
        </w:del>
      </w:ins>
      <w:ins w:id="178" w:author="Claude" w:date="2026-09-02T16:00:00Z">
        <w:r>
          <w:t xml:space="preserve">its </w:t>
        </w:r>
      </w:ins>
      <w:r>
        <w:t>decisions are legible to the mixed</w:t>
      </w:r>
      <w:ins w:id="179" w:author="Williams, Hants A" w:date="2026-09-01T20:15:00Z" w16du:dateUtc="2026-09-02T00:15:00Z">
        <w:r>
          <w:t>-type</w:t>
        </w:r>
      </w:ins>
      <w:r>
        <w:t xml:space="preserve"> committees named above because inputs are a human-readable task profile and two ratios rather than learned router weights. </w:t>
      </w:r>
      <w:del w:id="180" w:author="Claude" w:date="2026-09-01T16:00:00Z">
        <w:r>
          <w:delText>Lastly (3),  a task-level</w:delText>
        </w:r>
      </w:del>
      <w:ins w:id="181" w:author="Claude" w:date="2026-09-01T16:00:00Z">
        <w:r>
          <w:t xml:space="preserve">Lastly, </w:t>
        </w:r>
        <w:del w:id="182" w:author="Williams, Hants A" w:date="2026-09-01T20:15:00Z" w16du:dateUtc="2026-09-02T00:15:00Z">
          <w:r>
            <w:delText xml:space="preserve">(3) </w:delText>
          </w:r>
        </w:del>
        <w:r>
          <w:t>a task-level</w:t>
        </w:r>
      </w:ins>
      <w:r>
        <w:t xml:space="preserve"> “local only” decision keeps PHI off external infrastructure entirely, whereas per-query routing sends some fraction of live traffic</w:t>
      </w:r>
      <w:del w:id="183" w:author="Williams, Hants A" w:date="2026-09-01T20:15:00Z" w16du:dateUtc="2026-09-02T00:15:00Z">
        <w:r>
          <w:delText>,</w:delText>
        </w:r>
      </w:del>
      <w:r>
        <w:t xml:space="preserve"> and</w:t>
      </w:r>
      <w:del w:id="184" w:author="Williams, Hants A" w:date="2026-09-01T20:15:00Z" w16du:dateUtc="2026-09-02T00:15:00Z">
        <w:r>
          <w:delText>,</w:delText>
        </w:r>
      </w:del>
      <w:r>
        <w:t xml:space="preserve"> in some designs</w:t>
      </w:r>
      <w:del w:id="185" w:author="Williams, Hants A" w:date="2026-09-01T20:15:00Z" w16du:dateUtc="2026-09-02T00:15:00Z">
        <w:r>
          <w:delText>,</w:delText>
        </w:r>
      </w:del>
      <w:r>
        <w:t xml:space="preserve"> the router’s training signal through the larger model. If anything, these two approaches </w:t>
      </w:r>
      <w:del w:id="186" w:author="Claude" w:date="2026-09-01T16:00:00Z">
        <w:r>
          <w:delText>are viewed complementary</w:delText>
        </w:r>
      </w:del>
      <w:ins w:id="187" w:author="Claude" w:date="2026-09-01T16:00:00Z">
        <w:r>
          <w:t>are viewed as complementary</w:t>
        </w:r>
      </w:ins>
      <w:r>
        <w:t>: a router can operate inside the region FIT-SLM-HC clears for local deployment.</w:t>
      </w:r>
    </w:p>
    <w:p w14:paraId="64722C80" w14:textId="3961A4AC" w:rsidR="002A0CA0" w:rsidRDefault="00000000">
      <w:pPr>
        <w:pStyle w:val="BodyText"/>
        <w:rPr>
          <w:ins w:id="188" w:author="Williams, Hants A" w:date="2026-09-01T20:16:00Z" w16du:dateUtc="2026-09-02T00:16:00Z"/>
        </w:rPr>
      </w:pPr>
      <w:r>
        <w:t>A second adjacent line is reporting and governance guidance for clinical AI, such as TRIPOD+AI for prediction models [20] and CONSORT-AI for trials of AI interventions [21]. Those instruments standardize how studies are reported. FIT-SLM-HC sits earlier in the pipeline</w:t>
      </w:r>
      <w:r w:rsidR="00C14E4C">
        <w:t xml:space="preserve"> by </w:t>
      </w:r>
      <w:r>
        <w:t xml:space="preserve">structuring the </w:t>
      </w:r>
      <w:r w:rsidR="00C14E4C">
        <w:t xml:space="preserve">deployment </w:t>
      </w:r>
      <w:r>
        <w:t>triage decision and specifying measurements (</w:t>
      </w:r>
      <w:r w:rsidR="00C14E4C">
        <w:t>e.g.,</w:t>
      </w:r>
      <w:r>
        <w:t xml:space="preserve"> latency reporting) needs. </w:t>
      </w:r>
    </w:p>
    <w:p w14:paraId="46E8709B" w14:textId="77DC95F7" w:rsidR="00E80E7E" w:rsidRDefault="00000000">
      <w:pPr>
        <w:pStyle w:val="BodyText"/>
      </w:pPr>
      <w:r>
        <w:t>Finally, general LLM evaluation harnesses and healthcare benchmark suites, including several of the sources in Section 3, supply the raw comparisons that this framework consumes. The FIT-SLM-HC framework adds the task-side coordinate system, the explicit reference standard, and the governance thresholds that turn a benchmark number into a deployment decision.</w:t>
      </w:r>
    </w:p>
    <w:p w14:paraId="5E34B78F" w14:textId="77777777" w:rsidR="00E80E7E" w:rsidRDefault="00000000">
      <w:pPr>
        <w:pStyle w:val="TableCaption"/>
        <w:rPr>
          <w:del w:id="189" w:author="Claude" w:date="2026-09-01T16:00:00Z"/>
        </w:rPr>
      </w:pPr>
      <w:del w:id="190" w:author="Claude" w:date="2026-09-01T16:00:00Z">
        <w:r>
          <w:delText>Key terms as used in this paper.</w:delText>
        </w:r>
      </w:del>
    </w:p>
    <w:tbl>
      <w:tblPr>
        <w:tblStyle w:val="Table"/>
        <w:tblW w:w="0" w:type="auto"/>
        <w:tblLook w:val="0020" w:firstRow="1" w:lastRow="0" w:firstColumn="0" w:lastColumn="0" w:noHBand="0" w:noVBand="0"/>
      </w:tblPr>
      <w:tblGrid>
        <w:gridCol w:w="1965"/>
        <w:gridCol w:w="7611"/>
      </w:tblGrid>
      <w:tr w:rsidR="00E80E7E" w14:paraId="2FB01E47" w14:textId="77777777" w:rsidTr="00E80E7E">
        <w:trPr>
          <w:cnfStyle w:val="100000000000" w:firstRow="1" w:lastRow="0" w:firstColumn="0" w:lastColumn="0" w:oddVBand="0" w:evenVBand="0" w:oddHBand="0" w:evenHBand="0" w:firstRowFirstColumn="0" w:firstRowLastColumn="0" w:lastRowFirstColumn="0" w:lastRowLastColumn="0"/>
          <w:tblHeader/>
          <w:del w:id="191" w:author="Claude" w:date="2026-09-01T16:00:00Z"/>
        </w:trPr>
        <w:tc>
          <w:tcPr>
            <w:tcW w:w="0" w:type="auto"/>
          </w:tcPr>
          <w:p w14:paraId="2772CD35" w14:textId="77777777" w:rsidR="00E80E7E" w:rsidRDefault="00000000">
            <w:pPr>
              <w:pStyle w:val="Compact"/>
            </w:pPr>
            <w:del w:id="192" w:author="Claude" w:date="2026-09-01T16:00:00Z">
              <w:r>
                <w:delText>Term</w:delText>
              </w:r>
            </w:del>
          </w:p>
        </w:tc>
        <w:tc>
          <w:tcPr>
            <w:tcW w:w="0" w:type="auto"/>
          </w:tcPr>
          <w:p w14:paraId="7A371F13" w14:textId="77777777" w:rsidR="00E80E7E" w:rsidRDefault="00000000">
            <w:pPr>
              <w:pStyle w:val="Compact"/>
            </w:pPr>
            <w:del w:id="193" w:author="Claude" w:date="2026-09-01T16:00:00Z">
              <w:r>
                <w:delText>Meaning here</w:delText>
              </w:r>
            </w:del>
          </w:p>
        </w:tc>
      </w:tr>
      <w:tr w:rsidR="00E80E7E" w14:paraId="2878F602" w14:textId="77777777">
        <w:trPr>
          <w:del w:id="194" w:author="Claude" w:date="2026-09-01T16:00:00Z"/>
        </w:trPr>
        <w:tc>
          <w:tcPr>
            <w:tcW w:w="0" w:type="auto"/>
          </w:tcPr>
          <w:p w14:paraId="128665BC" w14:textId="77777777" w:rsidR="00E80E7E" w:rsidRDefault="00000000">
            <w:pPr>
              <w:pStyle w:val="Compact"/>
            </w:pPr>
            <w:del w:id="195" w:author="Claude" w:date="2026-09-01T16:00:00Z">
              <w:r>
                <w:delText>LLM / SLM</w:delText>
              </w:r>
            </w:del>
          </w:p>
        </w:tc>
        <w:tc>
          <w:tcPr>
            <w:tcW w:w="0" w:type="auto"/>
          </w:tcPr>
          <w:p w14:paraId="48F98BE7" w14:textId="77777777" w:rsidR="00E80E7E" w:rsidRDefault="00000000">
            <w:pPr>
              <w:pStyle w:val="Compact"/>
            </w:pPr>
            <w:del w:id="196" w:author="Claude" w:date="2026-09-01T16:00:00Z">
              <w:r>
                <w:delText>Large language model (typically cloud-hosted; “frontier” denotes the most capable current generation) / small language model, defined functionally above as one that runs on institution-controlled hardware.</w:delText>
              </w:r>
            </w:del>
          </w:p>
        </w:tc>
      </w:tr>
      <w:tr w:rsidR="00E80E7E" w14:paraId="7A3C7B5C" w14:textId="77777777">
        <w:trPr>
          <w:del w:id="197" w:author="Claude" w:date="2026-09-01T16:00:00Z"/>
        </w:trPr>
        <w:tc>
          <w:tcPr>
            <w:tcW w:w="0" w:type="auto"/>
          </w:tcPr>
          <w:p w14:paraId="43828371" w14:textId="77777777" w:rsidR="00E80E7E" w:rsidRDefault="00000000">
            <w:pPr>
              <w:pStyle w:val="Compact"/>
            </w:pPr>
            <w:del w:id="198" w:author="Claude" w:date="2026-09-01T16:00:00Z">
              <w:r>
                <w:delText>Parameter (weight)</w:delText>
              </w:r>
            </w:del>
          </w:p>
        </w:tc>
        <w:tc>
          <w:tcPr>
            <w:tcW w:w="0" w:type="auto"/>
          </w:tcPr>
          <w:p w14:paraId="00F9624B" w14:textId="77777777" w:rsidR="00E80E7E" w:rsidRDefault="00000000">
            <w:pPr>
              <w:pStyle w:val="Compact"/>
            </w:pPr>
            <w:del w:id="199" w:author="Claude" w:date="2026-09-01T16:00:00Z">
              <w:r>
                <w:delText>One of the internal numerical values a model learns during training. Parameter count is the standard measure of model size; “weights” is a synonym.</w:delText>
              </w:r>
            </w:del>
          </w:p>
        </w:tc>
      </w:tr>
      <w:tr w:rsidR="00E80E7E" w14:paraId="65D30BEF" w14:textId="77777777">
        <w:trPr>
          <w:del w:id="200" w:author="Claude" w:date="2026-09-01T16:00:00Z"/>
        </w:trPr>
        <w:tc>
          <w:tcPr>
            <w:tcW w:w="0" w:type="auto"/>
          </w:tcPr>
          <w:p w14:paraId="7D556763" w14:textId="77777777" w:rsidR="00E80E7E" w:rsidRDefault="00000000">
            <w:pPr>
              <w:pStyle w:val="Compact"/>
            </w:pPr>
            <w:del w:id="201" w:author="Claude" w:date="2026-09-01T16:00:00Z">
              <w:r>
                <w:delText>Token</w:delText>
              </w:r>
            </w:del>
          </w:p>
        </w:tc>
        <w:tc>
          <w:tcPr>
            <w:tcW w:w="0" w:type="auto"/>
          </w:tcPr>
          <w:p w14:paraId="506C4D01" w14:textId="77777777" w:rsidR="00E80E7E" w:rsidRDefault="00000000">
            <w:pPr>
              <w:pStyle w:val="Compact"/>
            </w:pPr>
            <w:del w:id="202" w:author="Claude" w:date="2026-09-01T16:00:00Z">
              <w:r>
                <w:delText>A short chunk of text, roughly a word or word fragment, that a model reads and writes one at a time.</w:delText>
              </w:r>
            </w:del>
          </w:p>
        </w:tc>
      </w:tr>
      <w:tr w:rsidR="00E80E7E" w14:paraId="345F0C62" w14:textId="77777777">
        <w:trPr>
          <w:del w:id="203" w:author="Claude" w:date="2026-09-01T16:00:00Z"/>
        </w:trPr>
        <w:tc>
          <w:tcPr>
            <w:tcW w:w="0" w:type="auto"/>
          </w:tcPr>
          <w:p w14:paraId="6C7DB13B" w14:textId="77777777" w:rsidR="00E80E7E" w:rsidRDefault="00000000">
            <w:pPr>
              <w:pStyle w:val="Compact"/>
            </w:pPr>
            <w:del w:id="204" w:author="Claude" w:date="2026-09-01T16:00:00Z">
              <w:r>
                <w:delText>Inference</w:delText>
              </w:r>
            </w:del>
          </w:p>
        </w:tc>
        <w:tc>
          <w:tcPr>
            <w:tcW w:w="0" w:type="auto"/>
          </w:tcPr>
          <w:p w14:paraId="2D05035F" w14:textId="77777777" w:rsidR="00E80E7E" w:rsidRDefault="00000000">
            <w:pPr>
              <w:pStyle w:val="Compact"/>
            </w:pPr>
            <w:del w:id="205" w:author="Claude" w:date="2026-09-01T16:00:00Z">
              <w:r>
                <w:delText>Running a trained model to produce an output for a given input. Cloud providers typically charge per inference.</w:delText>
              </w:r>
            </w:del>
          </w:p>
        </w:tc>
      </w:tr>
      <w:tr w:rsidR="00E80E7E" w14:paraId="257B9525" w14:textId="77777777">
        <w:trPr>
          <w:del w:id="206" w:author="Claude" w:date="2026-09-01T16:00:00Z"/>
        </w:trPr>
        <w:tc>
          <w:tcPr>
            <w:tcW w:w="0" w:type="auto"/>
          </w:tcPr>
          <w:p w14:paraId="3D6AE045" w14:textId="77777777" w:rsidR="00E80E7E" w:rsidRDefault="00642119">
            <w:pPr>
              <w:pStyle w:val="Compact"/>
            </w:pPr>
            <w:del w:id="207" w:author="Claude" w:date="2026-09-01T16:00:00Z">
              <w:r>
                <w:delText>Hallucination</w:delText>
              </w:r>
            </w:del>
          </w:p>
        </w:tc>
        <w:tc>
          <w:tcPr>
            <w:tcW w:w="0" w:type="auto"/>
          </w:tcPr>
          <w:p w14:paraId="482A9AA5" w14:textId="77777777" w:rsidR="00E80E7E" w:rsidRDefault="00000000">
            <w:pPr>
              <w:pStyle w:val="Compact"/>
            </w:pPr>
            <w:del w:id="208" w:author="Claude" w:date="2026-09-01T16:00:00Z">
              <w:r>
                <w:delText>Fluent but factually incorrect or fabricated model output; the main reason model outputs in healthcare require human verification.</w:delText>
              </w:r>
            </w:del>
          </w:p>
        </w:tc>
      </w:tr>
      <w:tr w:rsidR="00E80E7E" w14:paraId="5A0F5212" w14:textId="77777777">
        <w:trPr>
          <w:del w:id="209" w:author="Claude" w:date="2026-09-01T16:00:00Z"/>
        </w:trPr>
        <w:tc>
          <w:tcPr>
            <w:tcW w:w="0" w:type="auto"/>
          </w:tcPr>
          <w:p w14:paraId="111560D2" w14:textId="77777777" w:rsidR="00E80E7E" w:rsidRDefault="00000000">
            <w:pPr>
              <w:pStyle w:val="Compact"/>
            </w:pPr>
            <w:del w:id="210" w:author="Claude" w:date="2026-09-01T16:00:00Z">
              <w:r>
                <w:delText>Zero-shot / few-shot</w:delText>
              </w:r>
            </w:del>
          </w:p>
        </w:tc>
        <w:tc>
          <w:tcPr>
            <w:tcW w:w="0" w:type="auto"/>
          </w:tcPr>
          <w:p w14:paraId="7C300A7D" w14:textId="77777777" w:rsidR="00E80E7E" w:rsidRDefault="00000000">
            <w:pPr>
              <w:pStyle w:val="Compact"/>
            </w:pPr>
            <w:del w:id="211" w:author="Claude" w:date="2026-09-01T16:00:00Z">
              <w:r>
                <w:delText>Using a model with instructions only (zero-shot), or with a small number of worked examples included in the prompt (few-shot; “3-shot” means three examples).</w:delText>
              </w:r>
            </w:del>
          </w:p>
        </w:tc>
      </w:tr>
      <w:tr w:rsidR="00E80E7E" w14:paraId="1061E256" w14:textId="77777777">
        <w:trPr>
          <w:del w:id="212" w:author="Claude" w:date="2026-09-01T16:00:00Z"/>
        </w:trPr>
        <w:tc>
          <w:tcPr>
            <w:tcW w:w="0" w:type="auto"/>
          </w:tcPr>
          <w:p w14:paraId="18CC75B3" w14:textId="77777777" w:rsidR="00E80E7E" w:rsidRDefault="00000000">
            <w:pPr>
              <w:pStyle w:val="Compact"/>
            </w:pPr>
            <w:del w:id="213" w:author="Claude" w:date="2026-09-01T16:00:00Z">
              <w:r>
                <w:delText>Fine-tuning</w:delText>
              </w:r>
            </w:del>
          </w:p>
        </w:tc>
        <w:tc>
          <w:tcPr>
            <w:tcW w:w="0" w:type="auto"/>
          </w:tcPr>
          <w:p w14:paraId="76CC22D9" w14:textId="77777777" w:rsidR="00E80E7E" w:rsidRDefault="00000000">
            <w:pPr>
              <w:pStyle w:val="Compact"/>
            </w:pPr>
            <w:del w:id="214" w:author="Claude" w:date="2026-09-01T16:00:00Z">
              <w:r>
                <w:delText>Additional training of a model on examples of the target task.</w:delText>
              </w:r>
            </w:del>
          </w:p>
        </w:tc>
      </w:tr>
      <w:tr w:rsidR="00E80E7E" w14:paraId="5E24D196" w14:textId="77777777">
        <w:trPr>
          <w:del w:id="215" w:author="Claude" w:date="2026-09-01T16:00:00Z"/>
        </w:trPr>
        <w:tc>
          <w:tcPr>
            <w:tcW w:w="0" w:type="auto"/>
          </w:tcPr>
          <w:p w14:paraId="1634A854" w14:textId="77777777" w:rsidR="00E80E7E" w:rsidRDefault="00000000">
            <w:pPr>
              <w:pStyle w:val="Compact"/>
            </w:pPr>
            <w:del w:id="216" w:author="Claude" w:date="2026-09-01T16:00:00Z">
              <w:r>
                <w:delText>Instruction tuning</w:delText>
              </w:r>
            </w:del>
          </w:p>
        </w:tc>
        <w:tc>
          <w:tcPr>
            <w:tcW w:w="0" w:type="auto"/>
          </w:tcPr>
          <w:p w14:paraId="7D2A62FF" w14:textId="77777777" w:rsidR="00E80E7E" w:rsidRDefault="00000000">
            <w:pPr>
              <w:pStyle w:val="Compact"/>
            </w:pPr>
            <w:del w:id="217" w:author="Claude" w:date="2026-09-01T16:00:00Z">
              <w:r>
                <w:delText>Fine-tuning on instruction–response pairs, often domain-specific (e.g., medical).</w:delText>
              </w:r>
            </w:del>
          </w:p>
        </w:tc>
      </w:tr>
      <w:tr w:rsidR="00E80E7E" w14:paraId="3483D3B8" w14:textId="77777777">
        <w:trPr>
          <w:del w:id="218" w:author="Claude" w:date="2026-09-01T16:00:00Z"/>
        </w:trPr>
        <w:tc>
          <w:tcPr>
            <w:tcW w:w="0" w:type="auto"/>
          </w:tcPr>
          <w:p w14:paraId="4589588F" w14:textId="77777777" w:rsidR="00E80E7E" w:rsidRDefault="00000000">
            <w:pPr>
              <w:pStyle w:val="Compact"/>
            </w:pPr>
            <w:del w:id="219" w:author="Claude" w:date="2026-09-01T16:00:00Z">
              <w:r>
                <w:delText>LoRA</w:delText>
              </w:r>
            </w:del>
          </w:p>
        </w:tc>
        <w:tc>
          <w:tcPr>
            <w:tcW w:w="0" w:type="auto"/>
          </w:tcPr>
          <w:p w14:paraId="41174376" w14:textId="77777777" w:rsidR="00E80E7E" w:rsidRDefault="00000000">
            <w:pPr>
              <w:pStyle w:val="Compact"/>
            </w:pPr>
            <w:del w:id="220" w:author="Claude" w:date="2026-09-01T16:00:00Z">
              <w:r>
                <w:delText>Low-rank adaptation: a lightweight fine-tuning method that trains a small add-on to an otherwise frozen model.</w:delText>
              </w:r>
            </w:del>
          </w:p>
        </w:tc>
      </w:tr>
      <w:tr w:rsidR="00E80E7E" w14:paraId="3202E1B2" w14:textId="77777777">
        <w:trPr>
          <w:del w:id="221" w:author="Claude" w:date="2026-09-01T16:00:00Z"/>
        </w:trPr>
        <w:tc>
          <w:tcPr>
            <w:tcW w:w="0" w:type="auto"/>
          </w:tcPr>
          <w:p w14:paraId="405E091E" w14:textId="77777777" w:rsidR="00E80E7E" w:rsidRDefault="00000000">
            <w:pPr>
              <w:pStyle w:val="Compact"/>
            </w:pPr>
            <w:del w:id="222" w:author="Claude" w:date="2026-09-01T16:00:00Z">
              <w:r>
                <w:delText>Adaptation</w:delText>
              </w:r>
            </w:del>
          </w:p>
        </w:tc>
        <w:tc>
          <w:tcPr>
            <w:tcW w:w="0" w:type="auto"/>
          </w:tcPr>
          <w:p w14:paraId="7290A47A" w14:textId="77777777" w:rsidR="00E80E7E" w:rsidRDefault="00000000">
            <w:pPr>
              <w:pStyle w:val="Compact"/>
            </w:pPr>
            <w:del w:id="223" w:author="Claude" w:date="2026-09-01T16:00:00Z">
              <w:r>
                <w:delText xml:space="preserve">Umbrella term for fine-tuning, instruction tuning, or LoRA. A comparison is </w:delText>
              </w:r>
              <w:r>
                <w:rPr>
                  <w:i/>
                  <w:iCs/>
                </w:rPr>
                <w:delText>symmetric</w:delText>
              </w:r>
              <w:r>
                <w:delText xml:space="preserve"> when both models are comparably adapted (or both merely prompted) and </w:delText>
              </w:r>
              <w:r>
                <w:rPr>
                  <w:i/>
                  <w:iCs/>
                </w:rPr>
                <w:delText>SLM-favored</w:delText>
              </w:r>
              <w:r>
                <w:delText xml:space="preserve"> when only the small model was adapted for the task.</w:delText>
              </w:r>
            </w:del>
          </w:p>
        </w:tc>
      </w:tr>
      <w:tr w:rsidR="00E80E7E" w14:paraId="7A87D834" w14:textId="77777777">
        <w:trPr>
          <w:del w:id="224" w:author="Claude" w:date="2026-09-01T16:00:00Z"/>
        </w:trPr>
        <w:tc>
          <w:tcPr>
            <w:tcW w:w="0" w:type="auto"/>
          </w:tcPr>
          <w:p w14:paraId="3399296E" w14:textId="77777777" w:rsidR="00E80E7E" w:rsidRDefault="00000000">
            <w:pPr>
              <w:pStyle w:val="Compact"/>
            </w:pPr>
            <w:del w:id="225" w:author="Claude" w:date="2026-09-01T16:00:00Z">
              <w:r>
                <w:delText>Quantization</w:delText>
              </w:r>
            </w:del>
          </w:p>
        </w:tc>
        <w:tc>
          <w:tcPr>
            <w:tcW w:w="0" w:type="auto"/>
          </w:tcPr>
          <w:p w14:paraId="15D72A8B" w14:textId="77777777" w:rsidR="00E80E7E" w:rsidRDefault="00000000">
            <w:pPr>
              <w:pStyle w:val="Compact"/>
            </w:pPr>
            <w:del w:id="226" w:author="Claude" w:date="2026-09-01T16:00:00Z">
              <w:r>
                <w:delText>Storing model weights at lower numeric precision (e.g., 4-bit) to cut memory use and increase speed, sometimes at an accuracy cost.</w:delText>
              </w:r>
            </w:del>
          </w:p>
        </w:tc>
      </w:tr>
      <w:tr w:rsidR="00E80E7E" w14:paraId="677D3BFD" w14:textId="77777777">
        <w:trPr>
          <w:del w:id="227" w:author="Claude" w:date="2026-09-01T16:00:00Z"/>
        </w:trPr>
        <w:tc>
          <w:tcPr>
            <w:tcW w:w="0" w:type="auto"/>
          </w:tcPr>
          <w:p w14:paraId="487E4E8F" w14:textId="77777777" w:rsidR="00E80E7E" w:rsidRDefault="00000000">
            <w:pPr>
              <w:pStyle w:val="Compact"/>
            </w:pPr>
            <w:del w:id="228" w:author="Claude" w:date="2026-09-01T16:00:00Z">
              <w:r>
                <w:delText>Parametric knowledge</w:delText>
              </w:r>
            </w:del>
          </w:p>
        </w:tc>
        <w:tc>
          <w:tcPr>
            <w:tcW w:w="0" w:type="auto"/>
          </w:tcPr>
          <w:p w14:paraId="30988D9B" w14:textId="77777777" w:rsidR="00E80E7E" w:rsidRDefault="00000000">
            <w:pPr>
              <w:pStyle w:val="Compact"/>
            </w:pPr>
            <w:del w:id="229" w:author="Claude" w:date="2026-09-01T16:00:00Z">
              <w:r>
                <w:delText>Facts stored in a model’s weights during training, as opposed to information supplied in the prompt.</w:delText>
              </w:r>
            </w:del>
          </w:p>
        </w:tc>
      </w:tr>
      <w:tr w:rsidR="00E80E7E" w14:paraId="2AF3AEE9" w14:textId="77777777">
        <w:trPr>
          <w:del w:id="230" w:author="Claude" w:date="2026-09-01T16:00:00Z"/>
        </w:trPr>
        <w:tc>
          <w:tcPr>
            <w:tcW w:w="0" w:type="auto"/>
          </w:tcPr>
          <w:p w14:paraId="4A733A18" w14:textId="77777777" w:rsidR="00E80E7E" w:rsidRDefault="00000000">
            <w:pPr>
              <w:pStyle w:val="Compact"/>
            </w:pPr>
            <w:del w:id="231" w:author="Claude" w:date="2026-09-01T16:00:00Z">
              <w:r>
                <w:delText>Prompt / context window</w:delText>
              </w:r>
            </w:del>
          </w:p>
        </w:tc>
        <w:tc>
          <w:tcPr>
            <w:tcW w:w="0" w:type="auto"/>
          </w:tcPr>
          <w:p w14:paraId="418874C0" w14:textId="77777777" w:rsidR="00E80E7E" w:rsidRDefault="00000000">
            <w:pPr>
              <w:pStyle w:val="Compact"/>
            </w:pPr>
            <w:del w:id="232" w:author="Claude" w:date="2026-09-01T16:00:00Z">
              <w:r>
                <w:delText>The text given to the model at question time / the maximum amount of such text the model can consider at once.</w:delText>
              </w:r>
            </w:del>
          </w:p>
        </w:tc>
      </w:tr>
      <w:tr w:rsidR="00E80E7E" w14:paraId="58EC8D96" w14:textId="77777777">
        <w:trPr>
          <w:del w:id="233" w:author="Claude" w:date="2026-09-01T16:00:00Z"/>
        </w:trPr>
        <w:tc>
          <w:tcPr>
            <w:tcW w:w="0" w:type="auto"/>
          </w:tcPr>
          <w:p w14:paraId="6189ED38" w14:textId="77777777" w:rsidR="00E80E7E" w:rsidRDefault="00000000">
            <w:pPr>
              <w:pStyle w:val="Compact"/>
            </w:pPr>
            <w:del w:id="234" w:author="Claude" w:date="2026-09-01T16:00:00Z">
              <w:r>
                <w:delText>Retrieval augmentation</w:delText>
              </w:r>
            </w:del>
          </w:p>
        </w:tc>
        <w:tc>
          <w:tcPr>
            <w:tcW w:w="0" w:type="auto"/>
          </w:tcPr>
          <w:p w14:paraId="035E6F9D" w14:textId="77777777" w:rsidR="00E80E7E" w:rsidRDefault="00000000">
            <w:pPr>
              <w:pStyle w:val="Compact"/>
            </w:pPr>
            <w:del w:id="235" w:author="Claude" w:date="2026-09-01T16:00:00Z">
              <w:r>
                <w:delText>Automatically fetching relevant reference text (e.g., from a document store) and adding it to the prompt, so the model answers from supplied context rather than from stored knowledge.</w:delText>
              </w:r>
            </w:del>
          </w:p>
        </w:tc>
      </w:tr>
      <w:tr w:rsidR="00E80E7E" w14:paraId="2B9FA75D" w14:textId="77777777">
        <w:trPr>
          <w:del w:id="236" w:author="Claude" w:date="2026-09-01T16:00:00Z"/>
        </w:trPr>
        <w:tc>
          <w:tcPr>
            <w:tcW w:w="0" w:type="auto"/>
          </w:tcPr>
          <w:p w14:paraId="06008C23" w14:textId="77777777" w:rsidR="00E80E7E" w:rsidRDefault="00000000">
            <w:pPr>
              <w:pStyle w:val="Compact"/>
            </w:pPr>
            <w:del w:id="237" w:author="Claude" w:date="2026-09-01T16:00:00Z">
              <w:r>
                <w:delText>Time-to-first-token</w:delText>
              </w:r>
            </w:del>
          </w:p>
        </w:tc>
        <w:tc>
          <w:tcPr>
            <w:tcW w:w="0" w:type="auto"/>
          </w:tcPr>
          <w:p w14:paraId="5E0CC99E" w14:textId="77777777" w:rsidR="00E80E7E" w:rsidRDefault="00000000">
            <w:pPr>
              <w:pStyle w:val="Compact"/>
            </w:pPr>
            <w:del w:id="238" w:author="Claude" w:date="2026-09-01T16:00:00Z">
              <w:r>
                <w:delText>Delay between submitting a request and the start of the model’s answer; a common interactive-latency measure.</w:delText>
              </w:r>
            </w:del>
          </w:p>
        </w:tc>
      </w:tr>
      <w:tr w:rsidR="00E80E7E" w14:paraId="720B0A31" w14:textId="77777777">
        <w:trPr>
          <w:del w:id="239" w:author="Claude" w:date="2026-09-01T16:00:00Z"/>
        </w:trPr>
        <w:tc>
          <w:tcPr>
            <w:tcW w:w="0" w:type="auto"/>
          </w:tcPr>
          <w:p w14:paraId="26E46305" w14:textId="77777777" w:rsidR="00E80E7E" w:rsidRDefault="00000000">
            <w:pPr>
              <w:pStyle w:val="Compact"/>
            </w:pPr>
            <w:del w:id="240" w:author="Claude" w:date="2026-09-01T16:00:00Z">
              <w:r>
                <w:delText>F1 score</w:delText>
              </w:r>
            </w:del>
          </w:p>
        </w:tc>
        <w:tc>
          <w:tcPr>
            <w:tcW w:w="0" w:type="auto"/>
          </w:tcPr>
          <w:p w14:paraId="22B76E31" w14:textId="77777777" w:rsidR="00E80E7E" w:rsidRDefault="00000000">
            <w:pPr>
              <w:pStyle w:val="Compact"/>
            </w:pPr>
            <w:del w:id="241" w:author="Claude" w:date="2026-09-01T16:00:00Z">
              <w:r>
                <w:delText>Harmonic mean of precision and recall (0–1); balances false positives against false negatives.</w:delText>
              </w:r>
            </w:del>
          </w:p>
        </w:tc>
      </w:tr>
      <w:tr w:rsidR="00E80E7E" w14:paraId="1364E1FD" w14:textId="77777777">
        <w:trPr>
          <w:del w:id="242" w:author="Claude" w:date="2026-09-01T16:00:00Z"/>
        </w:trPr>
        <w:tc>
          <w:tcPr>
            <w:tcW w:w="0" w:type="auto"/>
          </w:tcPr>
          <w:p w14:paraId="2C92E314" w14:textId="77777777" w:rsidR="00E80E7E" w:rsidRDefault="00000000">
            <w:pPr>
              <w:pStyle w:val="Compact"/>
            </w:pPr>
            <w:del w:id="243" w:author="Claude" w:date="2026-09-01T16:00:00Z">
              <w:r>
                <w:delText>Exact match (EM)</w:delText>
              </w:r>
            </w:del>
          </w:p>
        </w:tc>
        <w:tc>
          <w:tcPr>
            <w:tcW w:w="0" w:type="auto"/>
          </w:tcPr>
          <w:p w14:paraId="1A1E31B0" w14:textId="77777777" w:rsidR="00E80E7E" w:rsidRDefault="00000000">
            <w:pPr>
              <w:pStyle w:val="Compact"/>
            </w:pPr>
            <w:del w:id="244" w:author="Claude" w:date="2026-09-01T16:00:00Z">
              <w:r>
                <w:delText>Fraction of outputs identical to the reference answer.</w:delText>
              </w:r>
            </w:del>
          </w:p>
        </w:tc>
      </w:tr>
      <w:tr w:rsidR="00E80E7E" w14:paraId="3B1901EE" w14:textId="77777777">
        <w:trPr>
          <w:del w:id="245" w:author="Claude" w:date="2026-09-01T16:00:00Z"/>
        </w:trPr>
        <w:tc>
          <w:tcPr>
            <w:tcW w:w="0" w:type="auto"/>
          </w:tcPr>
          <w:p w14:paraId="203E7177" w14:textId="77777777" w:rsidR="00E80E7E" w:rsidRDefault="00000000">
            <w:pPr>
              <w:pStyle w:val="Compact"/>
            </w:pPr>
            <w:del w:id="246" w:author="Claude" w:date="2026-09-01T16:00:00Z">
              <w:r>
                <w:delText>ROUGE-1</w:delText>
              </w:r>
            </w:del>
          </w:p>
        </w:tc>
        <w:tc>
          <w:tcPr>
            <w:tcW w:w="0" w:type="auto"/>
          </w:tcPr>
          <w:p w14:paraId="1693B1CF" w14:textId="77777777" w:rsidR="00E80E7E" w:rsidRDefault="00000000">
            <w:pPr>
              <w:pStyle w:val="Compact"/>
            </w:pPr>
            <w:del w:id="247" w:author="Claude" w:date="2026-09-01T16:00:00Z">
              <w:r>
                <w:delText>Word overlap between a generated summary and a reference summary; read here as content recall (did the summary keep the source facts?).</w:delText>
              </w:r>
            </w:del>
          </w:p>
        </w:tc>
      </w:tr>
      <w:tr w:rsidR="00E80E7E" w14:paraId="2EC8D5D8" w14:textId="77777777">
        <w:trPr>
          <w:del w:id="248" w:author="Claude" w:date="2026-09-01T16:00:00Z"/>
        </w:trPr>
        <w:tc>
          <w:tcPr>
            <w:tcW w:w="0" w:type="auto"/>
          </w:tcPr>
          <w:p w14:paraId="496BD5FC" w14:textId="77777777" w:rsidR="00E80E7E" w:rsidRDefault="00000000">
            <w:pPr>
              <w:pStyle w:val="Compact"/>
            </w:pPr>
            <w:del w:id="249" w:author="Claude" w:date="2026-09-01T16:00:00Z">
              <w:r>
                <w:delText>BERTScore</w:delText>
              </w:r>
            </w:del>
          </w:p>
        </w:tc>
        <w:tc>
          <w:tcPr>
            <w:tcW w:w="0" w:type="auto"/>
          </w:tcPr>
          <w:p w14:paraId="48FD0C2C" w14:textId="77777777" w:rsidR="00E80E7E" w:rsidRDefault="00000000">
            <w:pPr>
              <w:pStyle w:val="Compact"/>
            </w:pPr>
            <w:del w:id="250" w:author="Claude" w:date="2026-09-01T16:00:00Z">
              <w:r>
                <w:delText xml:space="preserve">Similarity of </w:delText>
              </w:r>
              <w:r>
                <w:rPr>
                  <w:i/>
                  <w:iCs/>
                </w:rPr>
                <w:delText>meaning</w:delText>
              </w:r>
              <w:r>
                <w:delText xml:space="preserve"> between generated and reference text; can stay high even when specific details are missing.</w:delText>
              </w:r>
            </w:del>
          </w:p>
        </w:tc>
      </w:tr>
      <w:tr w:rsidR="00E80E7E" w14:paraId="0AB49E6C" w14:textId="77777777">
        <w:trPr>
          <w:del w:id="251" w:author="Claude" w:date="2026-09-01T16:00:00Z"/>
        </w:trPr>
        <w:tc>
          <w:tcPr>
            <w:tcW w:w="0" w:type="auto"/>
          </w:tcPr>
          <w:p w14:paraId="69C07B7C" w14:textId="77777777" w:rsidR="00E80E7E" w:rsidRDefault="00000000">
            <w:pPr>
              <w:pStyle w:val="Compact"/>
            </w:pPr>
            <w:del w:id="252" w:author="Claude" w:date="2026-09-01T16:00:00Z">
              <w:r>
                <w:delText>Cohen’s κ</w:delText>
              </w:r>
            </w:del>
          </w:p>
        </w:tc>
        <w:tc>
          <w:tcPr>
            <w:tcW w:w="0" w:type="auto"/>
          </w:tcPr>
          <w:p w14:paraId="184E30D8" w14:textId="77777777" w:rsidR="00E80E7E" w:rsidRDefault="00000000">
            <w:pPr>
              <w:pStyle w:val="Compact"/>
            </w:pPr>
            <w:del w:id="253" w:author="Claude" w:date="2026-09-01T16:00:00Z">
              <w:r>
                <w:delText>Agreement between two sets of ratings, corrected for chance; 0 = chance-level, 1 = perfect. Reported here without conventional verbal glosses, because both rating passes come from the same rater (Section </w:delText>
              </w:r>
            </w:del>
            <w:r>
              <w:fldChar w:fldCharType="begin"/>
            </w:r>
            <w:r>
              <w:instrText>HYPERLINK \l "sec:audit" \h</w:instrText>
            </w:r>
            <w:r>
              <w:fldChar w:fldCharType="separate"/>
            </w:r>
            <w:del w:id="254" w:author="Claude" w:date="2026-09-01T16:00:00Z">
              <w:r>
                <w:rPr>
                  <w:rStyle w:val="Hyperlink"/>
                </w:rPr>
                <w:delText>3.6.0.5</w:delText>
              </w:r>
            </w:del>
            <w:r>
              <w:fldChar w:fldCharType="end"/>
            </w:r>
            <w:del w:id="255" w:author="Claude" w:date="2026-09-01T16:00:00Z">
              <w:r>
                <w:delText>).</w:delText>
              </w:r>
            </w:del>
          </w:p>
        </w:tc>
      </w:tr>
      <w:tr w:rsidR="00E80E7E" w14:paraId="68F5E260" w14:textId="77777777">
        <w:trPr>
          <w:del w:id="256" w:author="Claude" w:date="2026-09-01T16:00:00Z"/>
        </w:trPr>
        <w:tc>
          <w:tcPr>
            <w:tcW w:w="0" w:type="auto"/>
          </w:tcPr>
          <w:p w14:paraId="4E2E4171" w14:textId="77777777" w:rsidR="00E80E7E" w:rsidRDefault="00000000">
            <w:pPr>
              <w:pStyle w:val="Compact"/>
            </w:pPr>
            <w:del w:id="257" w:author="Claude" w:date="2026-09-01T16:00:00Z">
              <w:r>
                <w:delText>Odds ratio (OR); 95% CI</w:delText>
              </w:r>
            </w:del>
          </w:p>
        </w:tc>
        <w:tc>
          <w:tcPr>
            <w:tcW w:w="0" w:type="auto"/>
          </w:tcPr>
          <w:p w14:paraId="5F916C55" w14:textId="77777777" w:rsidR="00E80E7E" w:rsidRDefault="00000000">
            <w:pPr>
              <w:pStyle w:val="Compact"/>
            </w:pPr>
            <w:del w:id="258" w:author="Claude" w:date="2026-09-01T16:00:00Z">
              <w:r>
                <w:delText>How many times higher the odds of an outcome are in one group than another; the confidence interval is the range of values compatible with the data; an interval that crosses 1 means “no effect” cannot be ruled out.</w:delText>
              </w:r>
            </w:del>
          </w:p>
        </w:tc>
      </w:tr>
    </w:tbl>
    <w:p w14:paraId="3BFA737D" w14:textId="77777777" w:rsidR="00E80E7E" w:rsidRDefault="00000000">
      <w:pPr>
        <w:pStyle w:val="Heading1"/>
      </w:pPr>
      <w:bookmarkStart w:id="259" w:name="the-fit-slm-hc-framework"/>
      <w:bookmarkEnd w:id="56"/>
      <w:bookmarkEnd w:id="150"/>
      <w:r>
        <w:rPr>
          <w:rStyle w:val="SectionNumber"/>
        </w:rPr>
        <w:t>2</w:t>
      </w:r>
      <w:r>
        <w:tab/>
        <w:t>The FIT-SLM-HC Framework</w:t>
      </w:r>
    </w:p>
    <w:p w14:paraId="122D4A7F" w14:textId="75679EA2" w:rsidR="00E80E7E" w:rsidRDefault="00000000">
      <w:pPr>
        <w:pStyle w:val="FirstParagraph"/>
      </w:pPr>
      <w:r>
        <w:t>FIT-SLM-HC starts from a simple claim</w:t>
      </w:r>
      <w:del w:id="260" w:author="Williams, Hants A" w:date="2026-09-02T12:38:00Z" w16du:dateUtc="2026-09-02T16:38:00Z">
        <w:r w:rsidDel="004E38CA">
          <w:delText xml:space="preserve">: </w:delText>
        </w:r>
      </w:del>
      <w:ins w:id="261" w:author="Williams, Hants A" w:date="2026-09-02T12:38:00Z" w16du:dateUtc="2026-09-02T16:38:00Z">
        <w:r w:rsidR="004E38CA">
          <w:t xml:space="preserve"> that</w:t>
        </w:r>
        <w:r w:rsidR="004E38CA">
          <w:t xml:space="preserve"> </w:t>
        </w:r>
      </w:ins>
      <w:del w:id="262" w:author="Claude" w:date="2026-09-01T16:00:00Z">
        <w:r>
          <w:delText>generative Ai (language model)</w:delText>
        </w:r>
      </w:del>
      <w:ins w:id="263" w:author="Claude" w:date="2026-09-01T16:00:00Z">
        <w:r>
          <w:t>generative AI (language model)</w:t>
        </w:r>
      </w:ins>
      <w:r>
        <w:t xml:space="preserve"> suitability is not a fixed property of a model weights file. It is a relationship between task characteristics and the system (model plus hardware), and this relationship changes when either side changes (Figure </w:t>
      </w:r>
      <w:hyperlink w:anchor="fig:framework">
        <w:r w:rsidR="00E80E7E">
          <w:rPr>
            <w:rStyle w:val="Hyperlink"/>
          </w:rPr>
          <w:t>1</w:t>
        </w:r>
      </w:hyperlink>
      <w:r>
        <w:t>).</w:t>
      </w:r>
    </w:p>
    <w:p w14:paraId="6E8F9392" w14:textId="77777777" w:rsidR="00E80E7E" w:rsidRDefault="00000000">
      <w:pPr>
        <w:pStyle w:val="CaptionedFigure"/>
      </w:pPr>
      <w:r>
        <w:rPr>
          <w:noProof/>
        </w:rPr>
        <w:lastRenderedPageBreak/>
        <w:drawing>
          <wp:inline distT="0" distB="0" distL="0" distR="0" wp14:anchorId="04C1E5B4" wp14:editId="1D95CF1C">
            <wp:extent cx="5334000" cy="28641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1_axes_schematic.png"/>
                    <pic:cNvPicPr>
                      <a:picLocks noChangeAspect="1" noChangeArrowheads="1"/>
                    </pic:cNvPicPr>
                  </pic:nvPicPr>
                  <pic:blipFill>
                    <a:blip r:embed="rId11"/>
                    <a:stretch>
                      <a:fillRect/>
                    </a:stretch>
                  </pic:blipFill>
                  <pic:spPr bwMode="auto">
                    <a:xfrm>
                      <a:off x="0" y="0"/>
                      <a:ext cx="5334000" cy="2864190"/>
                    </a:xfrm>
                    <a:prstGeom prst="rect">
                      <a:avLst/>
                    </a:prstGeom>
                    <a:noFill/>
                    <a:ln w="9525">
                      <a:noFill/>
                      <a:headEnd/>
                      <a:tailEnd/>
                    </a:ln>
                  </pic:spPr>
                </pic:pic>
              </a:graphicData>
            </a:graphic>
          </wp:inline>
        </w:drawing>
      </w:r>
    </w:p>
    <w:p w14:paraId="151D330A" w14:textId="288EE9C4" w:rsidR="00E80E7E" w:rsidRDefault="00000000">
      <w:pPr>
        <w:pStyle w:val="ImageCaption"/>
      </w:pPr>
      <w:ins w:id="264" w:author="Claude" w:date="2026-09-01T16:00:00Z">
        <w:r>
          <w:t xml:space="preserve">Figure 1: </w:t>
        </w:r>
      </w:ins>
      <w:r>
        <w:t>The FIT-SLM-HC task-side coordinate system. The three axes are human-scored task properties on a 1–3 ordinal scale</w:t>
      </w:r>
      <w:ins w:id="265" w:author="Williams, Hants A" w:date="2026-09-02T09:17:00Z" w16du:dateUtc="2026-09-02T13:17:00Z">
        <w:r>
          <w:t xml:space="preserve"> with</w:t>
        </w:r>
      </w:ins>
      <w:del w:id="266" w:author="Williams, Hants A" w:date="2026-09-02T09:17:00Z" w16du:dateUtc="2026-09-02T13:17:00Z">
        <w:r>
          <w:delText>;</w:delText>
        </w:r>
      </w:del>
      <w:r>
        <w:t xml:space="preserve"> level 1 </w:t>
      </w:r>
      <w:ins w:id="267" w:author="Williams, Hants A" w:date="2026-09-02T09:17:00Z" w16du:dateUtc="2026-09-02T13:17:00Z">
        <w:r>
          <w:t xml:space="preserve">being </w:t>
        </w:r>
      </w:ins>
      <w:del w:id="268" w:author="Williams, Hants A" w:date="2026-09-02T09:17:00Z" w16du:dateUtc="2026-09-02T13:17:00Z">
        <w:r>
          <w:delText xml:space="preserve">is </w:delText>
        </w:r>
      </w:del>
      <w:r>
        <w:t>the most constrained (</w:t>
      </w:r>
      <w:del w:id="269" w:author="Williams, Hants A" w:date="2026-09-02T09:17:00Z" w16du:dateUtc="2026-09-02T13:17:00Z">
        <w:r>
          <w:delText>and, by the Tier-2 mechanism of Section </w:delText>
        </w:r>
        <w:r>
          <w:fldChar w:fldCharType="begin"/>
        </w:r>
        <w:r>
          <w:delInstrText>HYPERLINK \l "sec:scope" \h</w:delInstrText>
        </w:r>
        <w:r>
          <w:fldChar w:fldCharType="separate"/>
        </w:r>
        <w:r>
          <w:rPr>
            <w:rStyle w:val="Hyperlink"/>
          </w:rPr>
          <w:delText>2.3</w:delText>
        </w:r>
        <w:r>
          <w:fldChar w:fldCharType="end"/>
        </w:r>
        <w:r>
          <w:delText xml:space="preserve">, the most </w:delText>
        </w:r>
      </w:del>
      <w:r>
        <w:t xml:space="preserve">SLM-favorable) level of each axis. </w:t>
      </w:r>
      <w:ins w:id="270" w:author="Claude" w:date="2026-09-02T16:00:00Z">
        <w:del w:id="271" w:author="Williams, Hants A" w:date="2026-09-02T19:32:00Z" w16du:dateUtc="2026-09-02T23:32:00Z">
          <w:r w:rsidDel="006C6897">
            <w:delText>The</w:delText>
          </w:r>
        </w:del>
      </w:ins>
      <w:ins w:id="272" w:author="Williams, Hants A" w:date="2026-09-02T19:32:00Z" w16du:dateUtc="2026-09-02T23:32:00Z">
        <w:r w:rsidR="006C6897">
          <w:t>This</w:t>
        </w:r>
      </w:ins>
      <w:ins w:id="273" w:author="Claude" w:date="2026-09-02T16:00:00Z">
        <w:r>
          <w:t xml:space="preserve"> diagram describes tasks only</w:t>
        </w:r>
      </w:ins>
      <w:ins w:id="274" w:author="Williams, Hants A" w:date="2026-09-02T19:33:00Z" w16du:dateUtc="2026-09-02T23:33:00Z">
        <w:r w:rsidR="006C6897">
          <w:t>.</w:t>
        </w:r>
      </w:ins>
      <w:ins w:id="275" w:author="Claude" w:date="2026-09-02T16:00:00Z">
        <w:del w:id="276" w:author="Williams, Hants A" w:date="2026-09-02T19:32:00Z" w16du:dateUtc="2026-09-02T23:32:00Z">
          <w:r w:rsidDel="006C6897">
            <w:delText>;</w:delText>
          </w:r>
        </w:del>
        <w:r>
          <w:t xml:space="preserve"> </w:t>
        </w:r>
        <w:del w:id="277" w:author="Williams, Hants A" w:date="2026-09-02T19:33:00Z" w16du:dateUtc="2026-09-02T23:33:00Z">
          <w:r w:rsidDel="006C6897">
            <w:delText>w</w:delText>
          </w:r>
        </w:del>
      </w:ins>
      <w:ins w:id="278" w:author="Williams, Hants A" w:date="2026-09-02T19:33:00Z" w16du:dateUtc="2026-09-02T23:33:00Z">
        <w:r w:rsidR="006C6897">
          <w:t>W</w:t>
        </w:r>
      </w:ins>
      <w:ins w:id="279" w:author="Claude" w:date="2026-09-02T16:00:00Z">
        <w:r>
          <w:t>hether a given system can cover a given task is settled by measurement (Section 2.2)</w:t>
        </w:r>
      </w:ins>
      <w:ins w:id="280" w:author="Williams, Hants A" w:date="2026-09-02T19:33:00Z" w16du:dateUtc="2026-09-02T23:33:00Z">
        <w:r w:rsidR="006C6897">
          <w:t xml:space="preserve"> and</w:t>
        </w:r>
      </w:ins>
      <w:ins w:id="281" w:author="Claude" w:date="2026-09-02T16:00:00Z">
        <w:del w:id="282" w:author="Williams, Hants A" w:date="2026-09-02T19:33:00Z" w16du:dateUtc="2026-09-02T23:33:00Z">
          <w:r w:rsidDel="006C6897">
            <w:delText>,</w:delText>
          </w:r>
        </w:del>
        <w:r>
          <w:t xml:space="preserve"> not by position in this diagram. </w:t>
        </w:r>
      </w:ins>
      <w:del w:id="283" w:author="Williams, Hants A" w:date="2026-09-02T09:18:00Z" w16du:dateUtc="2026-09-02T13:18:00Z">
        <w:r>
          <w:delText>The figure deliberately draws no suitability zones between SLM and LLMs: whether a particular system covers a particular task is a measurement (AR and LE against a named reference, Section </w:delText>
        </w:r>
        <w:r>
          <w:fldChar w:fldCharType="begin"/>
        </w:r>
        <w:r>
          <w:delInstrText>HYPERLINK \l "sec:system" \h</w:delInstrText>
        </w:r>
        <w:r>
          <w:fldChar w:fldCharType="separate"/>
        </w:r>
        <w:r>
          <w:rPr>
            <w:rStyle w:val="Hyperlink"/>
          </w:rPr>
          <w:delText>2.2</w:delText>
        </w:r>
        <w:r>
          <w:fldChar w:fldCharType="end"/>
        </w:r>
        <w:r>
          <w:delText>), not a region of this diagram, and the measured snapshot in Section 3 (Figure </w:delText>
        </w:r>
        <w:r>
          <w:fldChar w:fldCharType="begin"/>
        </w:r>
        <w:r>
          <w:delInstrText>HYPERLINK \l "fig:scatter" \h</w:delInstrText>
        </w:r>
        <w:r>
          <w:fldChar w:fldCharType="separate"/>
        </w:r>
        <w:r>
          <w:rPr>
            <w:rStyle w:val="Hyperlink"/>
          </w:rPr>
          <w:delText>2</w:delText>
        </w:r>
        <w:r>
          <w:fldChar w:fldCharType="end"/>
        </w:r>
        <w:r>
          <w:delText>) shows that equal axis sums do not behave interchangeably.</w:delText>
        </w:r>
      </w:del>
    </w:p>
    <w:p w14:paraId="1C3BC8CC" w14:textId="77777777" w:rsidR="00E80E7E" w:rsidRDefault="00000000">
      <w:pPr>
        <w:pStyle w:val="Heading2"/>
      </w:pPr>
      <w:bookmarkStart w:id="284" w:name="task-side-properties-the-3-axis-typology"/>
      <w:r>
        <w:rPr>
          <w:rStyle w:val="SectionNumber"/>
        </w:rPr>
        <w:t>2.1</w:t>
      </w:r>
      <w:r>
        <w:tab/>
        <w:t>Task-Side Properties: The 3-Axis Typology</w:t>
      </w:r>
    </w:p>
    <w:p w14:paraId="3C92FC7F" w14:textId="77777777" w:rsidR="00E80E7E"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6DED6B6D" w14:textId="77777777" w:rsidR="00E80E7E"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483F25E4" w14:textId="77777777" w:rsidR="00E80E7E" w:rsidRDefault="00000000">
      <w:pPr>
        <w:pStyle w:val="BodyText"/>
      </w:pPr>
      <w:r>
        <w:rPr>
          <w:b/>
          <w:bCs/>
        </w:rPr>
        <w:t>Reasoning Complexity (r)..</w:t>
      </w:r>
    </w:p>
    <w:p w14:paraId="399D67E2" w14:textId="77777777" w:rsidR="00E80E7E"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[22], [23]. Table </w:t>
      </w:r>
      <w:hyperlink w:anchor="tab:reasoning">
        <w:r w:rsidR="00E80E7E">
          <w:rPr>
            <w:rStyle w:val="Hyperlink"/>
          </w:rPr>
          <w:t>2</w:t>
        </w:r>
      </w:hyperlink>
      <w:r>
        <w:t xml:space="preserve"> summarizes the levels.</w:t>
      </w:r>
    </w:p>
    <w:p w14:paraId="66A70A96" w14:textId="77777777" w:rsidR="00E80E7E" w:rsidRDefault="00000000">
      <w:pPr>
        <w:pStyle w:val="TableCaption"/>
      </w:pPr>
      <w:bookmarkStart w:id="285" w:name="tab:reasoning"/>
      <w:ins w:id="286" w:author="Claude" w:date="2026-09-01T16:00:00Z">
        <w:r>
          <w:t xml:space="preserve">Table 2: </w:t>
        </w:r>
      </w:ins>
      <w:r>
        <w:t>Reasoning Complexity (r) Scoring Rubric</w:t>
      </w:r>
    </w:p>
    <w:tbl>
      <w:tblPr>
        <w:tblStyle w:val="Table"/>
        <w:tblW w:w="0" w:type="auto"/>
        <w:tblLook w:val="0020" w:firstRow="1" w:lastRow="0" w:firstColumn="0" w:lastColumn="0" w:noHBand="0" w:noVBand="0"/>
      </w:tblPr>
      <w:tblGrid>
        <w:gridCol w:w="766"/>
        <w:gridCol w:w="1965"/>
        <w:gridCol w:w="3900"/>
        <w:gridCol w:w="2900"/>
      </w:tblGrid>
      <w:tr w:rsidR="00E80E7E" w14:paraId="2ABB598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E1341" w14:textId="77777777" w:rsidR="00E80E7E" w:rsidRDefault="00000000">
            <w:pPr>
              <w:pStyle w:val="Compact"/>
            </w:pPr>
            <w:r>
              <w:t>Level</w:t>
            </w:r>
          </w:p>
        </w:tc>
        <w:tc>
          <w:tcPr>
            <w:tcW w:w="0" w:type="auto"/>
          </w:tcPr>
          <w:p w14:paraId="1B457AA2" w14:textId="77777777" w:rsidR="00E80E7E" w:rsidRDefault="00000000">
            <w:pPr>
              <w:pStyle w:val="Compact"/>
            </w:pPr>
            <w:r>
              <w:t>Type</w:t>
            </w:r>
          </w:p>
        </w:tc>
        <w:tc>
          <w:tcPr>
            <w:tcW w:w="0" w:type="auto"/>
          </w:tcPr>
          <w:p w14:paraId="537E6068" w14:textId="77777777" w:rsidR="00E80E7E" w:rsidRDefault="00000000">
            <w:pPr>
              <w:pStyle w:val="Compact"/>
            </w:pPr>
            <w:r>
              <w:t>Description</w:t>
            </w:r>
          </w:p>
        </w:tc>
        <w:tc>
          <w:tcPr>
            <w:tcW w:w="0" w:type="auto"/>
          </w:tcPr>
          <w:p w14:paraId="32456187" w14:textId="77777777" w:rsidR="00E80E7E" w:rsidRDefault="00000000">
            <w:pPr>
              <w:pStyle w:val="Compact"/>
            </w:pPr>
            <w:r>
              <w:t>Logic Requirement</w:t>
            </w:r>
          </w:p>
        </w:tc>
      </w:tr>
      <w:tr w:rsidR="00E80E7E" w14:paraId="4D89CD94" w14:textId="77777777">
        <w:tc>
          <w:tcPr>
            <w:tcW w:w="0" w:type="auto"/>
          </w:tcPr>
          <w:p w14:paraId="70664F94" w14:textId="77777777" w:rsidR="00E80E7E" w:rsidRDefault="00000000">
            <w:pPr>
              <w:pStyle w:val="Compact"/>
            </w:pPr>
            <w:r>
              <w:t>r=1</w:t>
            </w:r>
          </w:p>
        </w:tc>
        <w:tc>
          <w:tcPr>
            <w:tcW w:w="0" w:type="auto"/>
          </w:tcPr>
          <w:p w14:paraId="2007E22B" w14:textId="77777777" w:rsidR="00E80E7E" w:rsidRDefault="00000000">
            <w:pPr>
              <w:pStyle w:val="Compact"/>
            </w:pPr>
            <w:r>
              <w:t>Direct Extraction</w:t>
            </w:r>
          </w:p>
        </w:tc>
        <w:tc>
          <w:tcPr>
            <w:tcW w:w="0" w:type="auto"/>
          </w:tcPr>
          <w:p w14:paraId="697C59C5" w14:textId="77777777" w:rsidR="00E80E7E" w:rsidRDefault="00000000">
            <w:pPr>
              <w:pStyle w:val="Compact"/>
            </w:pPr>
            <w:r>
              <w:t>Answer exists verbatim in the text</w:t>
            </w:r>
          </w:p>
        </w:tc>
        <w:tc>
          <w:tcPr>
            <w:tcW w:w="0" w:type="auto"/>
          </w:tcPr>
          <w:p w14:paraId="628CC5B6" w14:textId="77777777" w:rsidR="00E80E7E" w:rsidRDefault="00000000">
            <w:pPr>
              <w:pStyle w:val="Compact"/>
            </w:pPr>
            <w:r>
              <w:t>Zero-step (copy/paste)</w:t>
            </w:r>
          </w:p>
        </w:tc>
      </w:tr>
      <w:tr w:rsidR="00E80E7E" w14:paraId="47E68A15" w14:textId="77777777">
        <w:tc>
          <w:tcPr>
            <w:tcW w:w="0" w:type="auto"/>
          </w:tcPr>
          <w:p w14:paraId="3AA08746" w14:textId="77777777" w:rsidR="00E80E7E" w:rsidRDefault="00000000">
            <w:pPr>
              <w:pStyle w:val="Compact"/>
            </w:pPr>
            <w:r>
              <w:t>r=2</w:t>
            </w:r>
          </w:p>
        </w:tc>
        <w:tc>
          <w:tcPr>
            <w:tcW w:w="0" w:type="auto"/>
          </w:tcPr>
          <w:p w14:paraId="3B726079" w14:textId="77777777" w:rsidR="00E80E7E" w:rsidRDefault="00000000">
            <w:pPr>
              <w:pStyle w:val="Compact"/>
            </w:pPr>
            <w:r>
              <w:t>Interpretation</w:t>
            </w:r>
          </w:p>
        </w:tc>
        <w:tc>
          <w:tcPr>
            <w:tcW w:w="0" w:type="auto"/>
          </w:tcPr>
          <w:p w14:paraId="2DEBC5D8" w14:textId="77777777" w:rsidR="00E80E7E" w:rsidRDefault="00000000">
            <w:pPr>
              <w:pStyle w:val="Compact"/>
            </w:pPr>
            <w:r>
              <w:t>Requires rephrasing or categorizing</w:t>
            </w:r>
          </w:p>
        </w:tc>
        <w:tc>
          <w:tcPr>
            <w:tcW w:w="0" w:type="auto"/>
          </w:tcPr>
          <w:p w14:paraId="4911B8AC" w14:textId="77777777" w:rsidR="00E80E7E" w:rsidRDefault="00000000">
            <w:pPr>
              <w:pStyle w:val="Compact"/>
            </w:pPr>
            <w:r>
              <w:t>Single-step logic</w:t>
            </w:r>
          </w:p>
        </w:tc>
      </w:tr>
      <w:tr w:rsidR="00E80E7E" w14:paraId="102F1E8B" w14:textId="77777777">
        <w:tc>
          <w:tcPr>
            <w:tcW w:w="0" w:type="auto"/>
          </w:tcPr>
          <w:p w14:paraId="724C1B2C" w14:textId="77777777" w:rsidR="00E80E7E" w:rsidRDefault="00000000">
            <w:pPr>
              <w:pStyle w:val="Compact"/>
            </w:pPr>
            <w:r>
              <w:t>r=3</w:t>
            </w:r>
          </w:p>
        </w:tc>
        <w:tc>
          <w:tcPr>
            <w:tcW w:w="0" w:type="auto"/>
          </w:tcPr>
          <w:p w14:paraId="6CBB5520" w14:textId="77777777" w:rsidR="00E80E7E" w:rsidRDefault="00000000">
            <w:pPr>
              <w:pStyle w:val="Compact"/>
            </w:pPr>
            <w:r>
              <w:t>Synthesis</w:t>
            </w:r>
          </w:p>
        </w:tc>
        <w:tc>
          <w:tcPr>
            <w:tcW w:w="0" w:type="auto"/>
          </w:tcPr>
          <w:p w14:paraId="69BDAD46" w14:textId="77777777" w:rsidR="00E80E7E" w:rsidRDefault="00000000">
            <w:pPr>
              <w:pStyle w:val="Compact"/>
            </w:pPr>
            <w:r>
              <w:t>Requires connecting multiple ideas</w:t>
            </w:r>
          </w:p>
        </w:tc>
        <w:tc>
          <w:tcPr>
            <w:tcW w:w="0" w:type="auto"/>
          </w:tcPr>
          <w:p w14:paraId="2CAD51FD" w14:textId="77777777" w:rsidR="00E80E7E" w:rsidRDefault="00000000">
            <w:pPr>
              <w:pStyle w:val="Compact"/>
            </w:pPr>
            <w:r>
              <w:t>Multi-step / External logic</w:t>
            </w:r>
          </w:p>
        </w:tc>
      </w:tr>
    </w:tbl>
    <w:bookmarkEnd w:id="285"/>
    <w:p w14:paraId="7AB386D8" w14:textId="77777777" w:rsidR="00E80E7E" w:rsidRDefault="00000000">
      <w:pPr>
        <w:pStyle w:val="BodyText"/>
      </w:pPr>
      <w:r>
        <w:rPr>
          <w:b/>
          <w:bCs/>
        </w:rPr>
        <w:t>Knowledge Boundedness (k)..</w:t>
      </w:r>
    </w:p>
    <w:p w14:paraId="54491031" w14:textId="77777777" w:rsidR="00E80E7E" w:rsidRDefault="00000000">
      <w:pPr>
        <w:pStyle w:val="BodyText"/>
      </w:pPr>
      <w:r>
        <w:t>This axis measures reliance on stored (internal) knowledge versus provided context. Closed-domain tasks (k=1) are self-contained: everything needed to reach an answer is in the prompt [24]. Domain-specific tasks (k=2) require specialized knowledge not in the prompt, such as clinical terminology, pharmacological interactions, or diagnostic criteria. Open-domain tasks (k=3) depend on broad world knowledge or current events [25]. Smaller models, whatever their generation, are least disadvantaged on closed-domain tasks, where they function as reasoning engines over the provided data rather than as knowledge stores. Table </w:t>
      </w:r>
      <w:hyperlink w:anchor="tab:knowledge">
        <w:r w:rsidR="00E80E7E">
          <w:rPr>
            <w:rStyle w:val="Hyperlink"/>
          </w:rPr>
          <w:t>3</w:t>
        </w:r>
      </w:hyperlink>
      <w:r>
        <w:t xml:space="preserve"> summarizes the levels.</w:t>
      </w:r>
    </w:p>
    <w:p w14:paraId="11FF0E15" w14:textId="77777777" w:rsidR="00E80E7E" w:rsidRDefault="00000000">
      <w:pPr>
        <w:pStyle w:val="TableCaption"/>
      </w:pPr>
      <w:bookmarkStart w:id="287" w:name="tab:knowledge"/>
      <w:ins w:id="288" w:author="Claude" w:date="2026-09-01T16:00:00Z">
        <w:r>
          <w:t xml:space="preserve">Table 3: </w:t>
        </w:r>
      </w:ins>
      <w:r>
        <w:t>Knowledge Boundedness (k) Scoring Rubric</w:t>
      </w:r>
    </w:p>
    <w:tbl>
      <w:tblPr>
        <w:tblStyle w:val="Table"/>
        <w:tblW w:w="0" w:type="auto"/>
        <w:tblLook w:val="0020" w:firstRow="1" w:lastRow="0" w:firstColumn="0" w:lastColumn="0" w:noHBand="0" w:noVBand="0"/>
      </w:tblPr>
      <w:tblGrid>
        <w:gridCol w:w="766"/>
        <w:gridCol w:w="1887"/>
        <w:gridCol w:w="3801"/>
        <w:gridCol w:w="2802"/>
      </w:tblGrid>
      <w:tr w:rsidR="00E80E7E" w14:paraId="01258874"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ECC9" w14:textId="77777777" w:rsidR="00E80E7E" w:rsidRDefault="00000000">
            <w:pPr>
              <w:pStyle w:val="Compact"/>
            </w:pPr>
            <w:r>
              <w:t>Level</w:t>
            </w:r>
          </w:p>
        </w:tc>
        <w:tc>
          <w:tcPr>
            <w:tcW w:w="0" w:type="auto"/>
          </w:tcPr>
          <w:p w14:paraId="2A47947E" w14:textId="77777777" w:rsidR="00E80E7E" w:rsidRDefault="00000000">
            <w:pPr>
              <w:pStyle w:val="Compact"/>
            </w:pPr>
            <w:r>
              <w:t>Type</w:t>
            </w:r>
          </w:p>
        </w:tc>
        <w:tc>
          <w:tcPr>
            <w:tcW w:w="0" w:type="auto"/>
          </w:tcPr>
          <w:p w14:paraId="17186577" w14:textId="77777777" w:rsidR="00E80E7E" w:rsidRDefault="00000000">
            <w:pPr>
              <w:pStyle w:val="Compact"/>
            </w:pPr>
            <w:r>
              <w:t>Information Source</w:t>
            </w:r>
          </w:p>
        </w:tc>
        <w:tc>
          <w:tcPr>
            <w:tcW w:w="0" w:type="auto"/>
          </w:tcPr>
          <w:p w14:paraId="1DF95458" w14:textId="77777777" w:rsidR="00E80E7E" w:rsidRDefault="00000000">
            <w:pPr>
              <w:pStyle w:val="Compact"/>
            </w:pPr>
            <w:r>
              <w:t>Reliance</w:t>
            </w:r>
          </w:p>
        </w:tc>
      </w:tr>
      <w:tr w:rsidR="00E80E7E" w14:paraId="599F270D" w14:textId="77777777">
        <w:tc>
          <w:tcPr>
            <w:tcW w:w="0" w:type="auto"/>
          </w:tcPr>
          <w:p w14:paraId="17F0891F" w14:textId="77777777" w:rsidR="00E80E7E" w:rsidRDefault="00000000">
            <w:pPr>
              <w:pStyle w:val="Compact"/>
            </w:pPr>
            <w:r>
              <w:t>k=1</w:t>
            </w:r>
          </w:p>
        </w:tc>
        <w:tc>
          <w:tcPr>
            <w:tcW w:w="0" w:type="auto"/>
          </w:tcPr>
          <w:p w14:paraId="01C92439" w14:textId="77777777" w:rsidR="00E80E7E" w:rsidRDefault="00000000">
            <w:pPr>
              <w:pStyle w:val="Compact"/>
            </w:pPr>
            <w:r>
              <w:t>Closed-Domain</w:t>
            </w:r>
          </w:p>
        </w:tc>
        <w:tc>
          <w:tcPr>
            <w:tcW w:w="0" w:type="auto"/>
          </w:tcPr>
          <w:p w14:paraId="1C7F5DA6" w14:textId="77777777" w:rsidR="00E80E7E" w:rsidRDefault="00000000">
            <w:pPr>
              <w:pStyle w:val="Compact"/>
            </w:pPr>
            <w:r>
              <w:t>Entirely within context window</w:t>
            </w:r>
          </w:p>
        </w:tc>
        <w:tc>
          <w:tcPr>
            <w:tcW w:w="0" w:type="auto"/>
          </w:tcPr>
          <w:p w14:paraId="5D3872F6" w14:textId="77777777" w:rsidR="00E80E7E" w:rsidRDefault="00000000">
            <w:pPr>
              <w:pStyle w:val="Compact"/>
            </w:pPr>
            <w:r>
              <w:t>None (Self-contained)</w:t>
            </w:r>
          </w:p>
        </w:tc>
      </w:tr>
      <w:tr w:rsidR="00E80E7E" w14:paraId="483F01C6" w14:textId="77777777">
        <w:tc>
          <w:tcPr>
            <w:tcW w:w="0" w:type="auto"/>
          </w:tcPr>
          <w:p w14:paraId="49A9F5D7" w14:textId="77777777" w:rsidR="00E80E7E" w:rsidRDefault="00000000">
            <w:pPr>
              <w:pStyle w:val="Compact"/>
            </w:pPr>
            <w:r>
              <w:t>k=2</w:t>
            </w:r>
          </w:p>
        </w:tc>
        <w:tc>
          <w:tcPr>
            <w:tcW w:w="0" w:type="auto"/>
          </w:tcPr>
          <w:p w14:paraId="184903F6" w14:textId="77777777" w:rsidR="00E80E7E" w:rsidRDefault="00000000">
            <w:pPr>
              <w:pStyle w:val="Compact"/>
            </w:pPr>
            <w:r>
              <w:t>Domain-Specific</w:t>
            </w:r>
          </w:p>
        </w:tc>
        <w:tc>
          <w:tcPr>
            <w:tcW w:w="0" w:type="auto"/>
          </w:tcPr>
          <w:p w14:paraId="4429B973" w14:textId="77777777" w:rsidR="00E80E7E" w:rsidRDefault="00000000">
            <w:pPr>
              <w:pStyle w:val="Compact"/>
            </w:pPr>
            <w:r>
              <w:t>Specialized or technical knowledge</w:t>
            </w:r>
          </w:p>
        </w:tc>
        <w:tc>
          <w:tcPr>
            <w:tcW w:w="0" w:type="auto"/>
          </w:tcPr>
          <w:p w14:paraId="0FBC5CC1" w14:textId="77777777" w:rsidR="00E80E7E" w:rsidRDefault="00000000">
            <w:pPr>
              <w:pStyle w:val="Compact"/>
            </w:pPr>
            <w:r>
              <w:t>Moderate (Field-specific)</w:t>
            </w:r>
          </w:p>
        </w:tc>
      </w:tr>
      <w:tr w:rsidR="00E80E7E" w14:paraId="378A570E" w14:textId="77777777">
        <w:tc>
          <w:tcPr>
            <w:tcW w:w="0" w:type="auto"/>
          </w:tcPr>
          <w:p w14:paraId="3433E278" w14:textId="77777777" w:rsidR="00E80E7E" w:rsidRDefault="00000000">
            <w:pPr>
              <w:pStyle w:val="Compact"/>
            </w:pPr>
            <w:r>
              <w:t>k=3</w:t>
            </w:r>
          </w:p>
        </w:tc>
        <w:tc>
          <w:tcPr>
            <w:tcW w:w="0" w:type="auto"/>
          </w:tcPr>
          <w:p w14:paraId="4583F1C1" w14:textId="77777777" w:rsidR="00E80E7E" w:rsidRDefault="00000000">
            <w:pPr>
              <w:pStyle w:val="Compact"/>
            </w:pPr>
            <w:r>
              <w:t>Open-Domain</w:t>
            </w:r>
          </w:p>
        </w:tc>
        <w:tc>
          <w:tcPr>
            <w:tcW w:w="0" w:type="auto"/>
          </w:tcPr>
          <w:p w14:paraId="71DE62FC" w14:textId="77777777" w:rsidR="00E80E7E" w:rsidRDefault="00000000">
            <w:pPr>
              <w:pStyle w:val="Compact"/>
            </w:pPr>
            <w:r>
              <w:t>General world knowledge/events</w:t>
            </w:r>
          </w:p>
        </w:tc>
        <w:tc>
          <w:tcPr>
            <w:tcW w:w="0" w:type="auto"/>
          </w:tcPr>
          <w:p w14:paraId="7B8850A2" w14:textId="77777777" w:rsidR="00E80E7E" w:rsidRDefault="00000000">
            <w:pPr>
              <w:pStyle w:val="Compact"/>
            </w:pPr>
            <w:r>
              <w:t>High (External/Stored)</w:t>
            </w:r>
          </w:p>
        </w:tc>
      </w:tr>
    </w:tbl>
    <w:bookmarkEnd w:id="287"/>
    <w:p w14:paraId="513A85D5" w14:textId="77777777" w:rsidR="00E80E7E" w:rsidRDefault="00000000">
      <w:pPr>
        <w:pStyle w:val="BodyText"/>
      </w:pPr>
      <w:r>
        <w:rPr>
          <w:b/>
          <w:bCs/>
        </w:rPr>
        <w:t>Output Structure (o)..</w:t>
      </w:r>
    </w:p>
    <w:p w14:paraId="4D2D1CBC" w14:textId="77777777" w:rsidR="00E80E7E"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[26]. Table </w:t>
      </w:r>
      <w:hyperlink w:anchor="tab:output">
        <w:r w:rsidR="00E80E7E">
          <w:rPr>
            <w:rStyle w:val="Hyperlink"/>
          </w:rPr>
          <w:t>4</w:t>
        </w:r>
      </w:hyperlink>
      <w:r>
        <w:t xml:space="preserve"> summarizes the levels.</w:t>
      </w:r>
    </w:p>
    <w:p w14:paraId="56B448C3" w14:textId="77777777" w:rsidR="00E80E7E" w:rsidRDefault="00000000">
      <w:pPr>
        <w:pStyle w:val="TableCaption"/>
      </w:pPr>
      <w:bookmarkStart w:id="289" w:name="tab:output"/>
      <w:ins w:id="290" w:author="Claude" w:date="2026-09-01T16:00:00Z">
        <w:r>
          <w:t xml:space="preserve">Table 4: </w:t>
        </w:r>
      </w:ins>
      <w:r>
        <w:t>Output Structure (o) Scoring Rubric</w:t>
      </w:r>
    </w:p>
    <w:tbl>
      <w:tblPr>
        <w:tblStyle w:val="Table"/>
        <w:tblW w:w="0" w:type="auto"/>
        <w:tblLook w:val="0020" w:firstRow="1" w:lastRow="0" w:firstColumn="0" w:lastColumn="0" w:noHBand="0" w:noVBand="0"/>
      </w:tblPr>
      <w:tblGrid>
        <w:gridCol w:w="766"/>
        <w:gridCol w:w="1614"/>
        <w:gridCol w:w="3079"/>
        <w:gridCol w:w="2718"/>
      </w:tblGrid>
      <w:tr w:rsidR="00E80E7E" w14:paraId="566D012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5354" w14:textId="77777777" w:rsidR="00E80E7E" w:rsidRDefault="00000000">
            <w:pPr>
              <w:pStyle w:val="Compact"/>
            </w:pPr>
            <w:r>
              <w:t>Level</w:t>
            </w:r>
          </w:p>
        </w:tc>
        <w:tc>
          <w:tcPr>
            <w:tcW w:w="0" w:type="auto"/>
          </w:tcPr>
          <w:p w14:paraId="2081AC56" w14:textId="77777777" w:rsidR="00E80E7E" w:rsidRDefault="00000000">
            <w:pPr>
              <w:pStyle w:val="Compact"/>
            </w:pPr>
            <w:r>
              <w:t>Type</w:t>
            </w:r>
          </w:p>
        </w:tc>
        <w:tc>
          <w:tcPr>
            <w:tcW w:w="0" w:type="auto"/>
          </w:tcPr>
          <w:p w14:paraId="29BD2B85" w14:textId="77777777" w:rsidR="00E80E7E" w:rsidRDefault="00000000">
            <w:pPr>
              <w:pStyle w:val="Compact"/>
            </w:pPr>
            <w:r>
              <w:t>Format Style</w:t>
            </w:r>
          </w:p>
        </w:tc>
        <w:tc>
          <w:tcPr>
            <w:tcW w:w="0" w:type="auto"/>
          </w:tcPr>
          <w:p w14:paraId="593B63B5" w14:textId="77777777" w:rsidR="00E80E7E" w:rsidRDefault="00000000">
            <w:pPr>
              <w:pStyle w:val="Compact"/>
            </w:pPr>
            <w:r>
              <w:t>Primary Evaluation</w:t>
            </w:r>
          </w:p>
        </w:tc>
      </w:tr>
      <w:tr w:rsidR="00E80E7E" w14:paraId="007E140D" w14:textId="77777777">
        <w:tc>
          <w:tcPr>
            <w:tcW w:w="0" w:type="auto"/>
          </w:tcPr>
          <w:p w14:paraId="2ED20C50" w14:textId="77777777" w:rsidR="00E80E7E" w:rsidRDefault="00000000">
            <w:pPr>
              <w:pStyle w:val="Compact"/>
            </w:pPr>
            <w:r>
              <w:t>o=1</w:t>
            </w:r>
          </w:p>
        </w:tc>
        <w:tc>
          <w:tcPr>
            <w:tcW w:w="0" w:type="auto"/>
          </w:tcPr>
          <w:p w14:paraId="4B2F160E" w14:textId="77777777" w:rsidR="00E80E7E" w:rsidRDefault="00000000">
            <w:pPr>
              <w:pStyle w:val="Compact"/>
            </w:pPr>
            <w:r>
              <w:t>Deterministic</w:t>
            </w:r>
          </w:p>
        </w:tc>
        <w:tc>
          <w:tcPr>
            <w:tcW w:w="0" w:type="auto"/>
          </w:tcPr>
          <w:p w14:paraId="686DEB61" w14:textId="77777777" w:rsidR="00E80E7E" w:rsidRDefault="00000000">
            <w:pPr>
              <w:pStyle w:val="Compact"/>
            </w:pPr>
            <w:r>
              <w:t>Fixed (JSON, Binary, Labels)</w:t>
            </w:r>
          </w:p>
        </w:tc>
        <w:tc>
          <w:tcPr>
            <w:tcW w:w="0" w:type="auto"/>
          </w:tcPr>
          <w:p w14:paraId="5BEBCF57" w14:textId="77777777" w:rsidR="00E80E7E" w:rsidRDefault="00000000">
            <w:pPr>
              <w:pStyle w:val="Compact"/>
            </w:pPr>
            <w:r>
              <w:t>Accuracy / Exact Match</w:t>
            </w:r>
          </w:p>
        </w:tc>
      </w:tr>
      <w:tr w:rsidR="00E80E7E" w14:paraId="795E40AD" w14:textId="77777777">
        <w:tc>
          <w:tcPr>
            <w:tcW w:w="0" w:type="auto"/>
          </w:tcPr>
          <w:p w14:paraId="7FD3E939" w14:textId="77777777" w:rsidR="00E80E7E" w:rsidRDefault="00000000">
            <w:pPr>
              <w:pStyle w:val="Compact"/>
            </w:pPr>
            <w:r>
              <w:t>o=2</w:t>
            </w:r>
          </w:p>
        </w:tc>
        <w:tc>
          <w:tcPr>
            <w:tcW w:w="0" w:type="auto"/>
          </w:tcPr>
          <w:p w14:paraId="7FA719E1" w14:textId="77777777" w:rsidR="00E80E7E" w:rsidRDefault="00000000">
            <w:pPr>
              <w:pStyle w:val="Compact"/>
            </w:pPr>
            <w:r>
              <w:t>Templated</w:t>
            </w:r>
          </w:p>
        </w:tc>
        <w:tc>
          <w:tcPr>
            <w:tcW w:w="0" w:type="auto"/>
          </w:tcPr>
          <w:p w14:paraId="4898C0CD" w14:textId="77777777" w:rsidR="00E80E7E" w:rsidRDefault="00000000">
            <w:pPr>
              <w:pStyle w:val="Compact"/>
            </w:pPr>
            <w:r>
              <w:t>Constrained free-text</w:t>
            </w:r>
          </w:p>
        </w:tc>
        <w:tc>
          <w:tcPr>
            <w:tcW w:w="0" w:type="auto"/>
          </w:tcPr>
          <w:p w14:paraId="27296040" w14:textId="77777777" w:rsidR="00E80E7E" w:rsidRDefault="00000000">
            <w:pPr>
              <w:pStyle w:val="Compact"/>
            </w:pPr>
            <w:r>
              <w:t>Adherence to Guidelines</w:t>
            </w:r>
          </w:p>
        </w:tc>
      </w:tr>
      <w:tr w:rsidR="00E80E7E" w14:paraId="05ACFF12" w14:textId="77777777">
        <w:tc>
          <w:tcPr>
            <w:tcW w:w="0" w:type="auto"/>
          </w:tcPr>
          <w:p w14:paraId="2FE42D5A" w14:textId="77777777" w:rsidR="00E80E7E" w:rsidRDefault="00000000">
            <w:pPr>
              <w:pStyle w:val="Compact"/>
            </w:pPr>
            <w:r>
              <w:t>o=3</w:t>
            </w:r>
          </w:p>
        </w:tc>
        <w:tc>
          <w:tcPr>
            <w:tcW w:w="0" w:type="auto"/>
          </w:tcPr>
          <w:p w14:paraId="5FAC9CF3" w14:textId="77777777" w:rsidR="00E80E7E" w:rsidRDefault="00000000">
            <w:pPr>
              <w:pStyle w:val="Compact"/>
            </w:pPr>
            <w:r>
              <w:t>Creative</w:t>
            </w:r>
          </w:p>
        </w:tc>
        <w:tc>
          <w:tcPr>
            <w:tcW w:w="0" w:type="auto"/>
          </w:tcPr>
          <w:p w14:paraId="7C0E0C83" w14:textId="77777777" w:rsidR="00E80E7E" w:rsidRDefault="00000000">
            <w:pPr>
              <w:pStyle w:val="Compact"/>
            </w:pPr>
            <w:r>
              <w:t>Open-ended generation</w:t>
            </w:r>
          </w:p>
        </w:tc>
        <w:tc>
          <w:tcPr>
            <w:tcW w:w="0" w:type="auto"/>
          </w:tcPr>
          <w:p w14:paraId="4202EF8E" w14:textId="77777777" w:rsidR="00E80E7E" w:rsidRDefault="00000000">
            <w:pPr>
              <w:pStyle w:val="Compact"/>
            </w:pPr>
            <w:r>
              <w:t>Quality, Tone, &amp; Novelty</w:t>
            </w:r>
          </w:p>
        </w:tc>
      </w:tr>
    </w:tbl>
    <w:p w14:paraId="58C1F8E7" w14:textId="77777777" w:rsidR="00E80E7E" w:rsidRDefault="00000000">
      <w:pPr>
        <w:pStyle w:val="Heading2"/>
      </w:pPr>
      <w:bookmarkStart w:id="291" w:name="sec:system"/>
      <w:bookmarkEnd w:id="284"/>
      <w:bookmarkEnd w:id="289"/>
      <w:r>
        <w:rPr>
          <w:rStyle w:val="SectionNumber"/>
        </w:rPr>
        <w:lastRenderedPageBreak/>
        <w:t>2.2</w:t>
      </w:r>
      <w:r>
        <w:tab/>
        <w:t>System-Side Capabilities: The Envelope</w:t>
      </w:r>
    </w:p>
    <w:p w14:paraId="2476ABEF" w14:textId="77777777" w:rsidR="00E80E7E" w:rsidRDefault="00000000">
      <w:pPr>
        <w:pStyle w:val="FirstParagraph"/>
      </w:pPr>
      <w:r>
        <w:t>Task suitability is measured by comparing the local inference stack (model, quantization level, and hardware; Table </w:t>
      </w:r>
      <w:r>
        <w:fldChar w:fldCharType="begin"/>
      </w:r>
      <w:r>
        <w:instrText>HYPERLINK \l "tab:glossary" \h</w:instrText>
      </w:r>
      <w:r>
        <w:fldChar w:fldCharType="separate"/>
      </w:r>
      <w:del w:id="292" w:author="Claude" w:date="2026-09-01T16:00:00Z">
        <w:r>
          <w:rPr>
            <w:rStyle w:val="Hyperlink"/>
          </w:rPr>
          <w:delText>1</w:delText>
        </w:r>
      </w:del>
      <w:ins w:id="293" w:author="Claude" w:date="2026-09-01T16:00:00Z">
        <w:r>
          <w:rPr>
            <w:rStyle w:val="Hyperlink"/>
          </w:rPr>
          <w:t>8, Appendix 6</w:t>
        </w:r>
      </w:ins>
      <w:r>
        <w:fldChar w:fldCharType="end"/>
      </w:r>
      <w:r>
        <w:t>) [27] against a reference baseline, preferably a frontier cloud LLM, on two dimensions: accuracy and latency.</w:t>
      </w:r>
    </w:p>
    <w:p w14:paraId="77AEA685" w14:textId="77777777" w:rsidR="00E80E7E" w:rsidRDefault="00000000">
      <w:pPr>
        <w:pStyle w:val="BodyText"/>
      </w:pPr>
      <w:r>
        <w:t xml:space="preserve">The </w:t>
      </w:r>
      <w:r>
        <w:rPr>
          <w:b/>
          <w:bCs/>
        </w:rPr>
        <w:t>Accuracy Ratio (AR)</w:t>
      </w:r>
      <w:r>
        <w:t xml:space="preserve"> is the SLM’s performance relative to the reference on whatever metric is appropriate for the task (e.g., F1, Recall, BERTScore): AR = Performance_SLM / Performance_Reference   </w:t>
      </w:r>
    </w:p>
    <w:p w14:paraId="0134EA46" w14:textId="77777777" w:rsidR="008779D5" w:rsidRDefault="00000000">
      <w:pPr>
        <w:pStyle w:val="BodyText"/>
        <w:rPr>
          <w:ins w:id="294" w:author="Williams, Hants A" w:date="2026-09-01T20:20:00Z" w16du:dateUtc="2026-09-02T00:20:00Z"/>
        </w:rPr>
      </w:pPr>
      <w:r>
        <w:t xml:space="preserve">An AR ≥ 1.0 means the SLM matches or exceeds the reference model; an AR &lt; 1.0 quantifies the “performance tax” of running on-device. For example, AR = 0.90 means the local model retains 90% of the reference model’s score on the chosen metric. In the preferred workflow, the reference is </w:t>
      </w:r>
      <w:del w:id="295" w:author="Claude" w:date="2026-09-01T16:00:00Z">
        <w:r>
          <w:delText>a cloud LLM though secondary</w:delText>
        </w:r>
      </w:del>
      <w:ins w:id="296" w:author="Claude" w:date="2026-09-01T16:00:00Z">
        <w:r>
          <w:t>a cloud LLM, though secondary</w:t>
        </w:r>
      </w:ins>
      <w:r>
        <w:t xml:space="preserve"> literature analyses may need a stronger non-cloud comparator when no direct cloud baseline exists. This distinction should </w:t>
      </w:r>
      <w:del w:id="297" w:author="Claude" w:date="2026-09-01T16:00:00Z">
        <w:r>
          <w:delText>always be stated and Section</w:delText>
        </w:r>
      </w:del>
      <w:ins w:id="298" w:author="Claude" w:date="2026-09-01T16:00:00Z">
        <w:r>
          <w:t>always be stated, and Section</w:t>
        </w:r>
      </w:ins>
      <w:r>
        <w:t> </w:t>
      </w:r>
      <w:hyperlink w:anchor="sec:vignette-c">
        <w:r w:rsidR="008779D5">
          <w:rPr>
            <w:rStyle w:val="Hyperlink"/>
          </w:rPr>
          <w:t>3.4</w:t>
        </w:r>
      </w:hyperlink>
      <w:r>
        <w:t xml:space="preserve"> shows a case where it reverses the verdict. </w:t>
      </w:r>
    </w:p>
    <w:p w14:paraId="02372D16" w14:textId="12C3EBAC" w:rsidR="00E80E7E" w:rsidRDefault="00000000">
      <w:pPr>
        <w:pStyle w:val="BodyText"/>
      </w:pPr>
      <w:r>
        <w:t xml:space="preserve">Organizations set thresholds based on </w:t>
      </w:r>
      <w:del w:id="299" w:author="Claude" w:date="2026-09-01T16:00:00Z">
        <w:r>
          <w:delText>their own risk thresold</w:delText>
        </w:r>
      </w:del>
      <w:ins w:id="300" w:author="Claude" w:date="2026-09-01T16:00:00Z">
        <w:r>
          <w:t>their own risk threshold</w:t>
        </w:r>
      </w:ins>
      <w:r>
        <w:t>. The thresholds used in Section 3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966B5" w14:textId="77777777" w:rsidR="00E80E7E" w:rsidRDefault="00000000">
      <w:pPr>
        <w:pStyle w:val="BodyText"/>
      </w:pPr>
      <w:r>
        <w:rPr>
          <w:b/>
          <w:bCs/>
        </w:rPr>
        <w:t>Latency Efficiency (LE)</w:t>
      </w:r>
      <w:r>
        <w:t xml:space="preserve"> captures the speed consequence of local execution relative to the incumbent alternative: LE = 1 - Latency_SLM / Latency_Reference   </w:t>
      </w:r>
    </w:p>
    <w:p w14:paraId="13ADE7E1" w14:textId="5A5C95E9" w:rsidR="008779D5" w:rsidRDefault="00000000">
      <w:pPr>
        <w:pStyle w:val="BodyText"/>
        <w:rPr>
          <w:ins w:id="301" w:author="Williams, Hants A" w:date="2026-09-01T20:21:00Z" w16du:dateUtc="2026-09-02T00:21:00Z"/>
        </w:rPr>
      </w:pPr>
      <w:r>
        <w:t xml:space="preserve">For example, LE = 0.50 means the local system responds in half the reference’s time, and LE = 0 means no speed advantage. </w:t>
      </w:r>
      <w:del w:id="302" w:author="Williams, Hants A" w:date="2026-09-02T09:39:00Z" w16du:dateUtc="2026-09-02T13:39:00Z">
        <w:r>
          <w:delText xml:space="preserve">Two </w:delText>
        </w:r>
      </w:del>
      <w:ins w:id="303" w:author="Williams, Hants A" w:date="2026-09-02T09:40:00Z" w16du:dateUtc="2026-09-02T13:40:00Z">
        <w:r>
          <w:t xml:space="preserve">It is important to note that </w:t>
        </w:r>
      </w:ins>
      <w:del w:id="304" w:author="Williams, Hants A" w:date="2026-09-02T09:40:00Z" w16du:dateUtc="2026-09-02T13:40:00Z">
        <w:r>
          <w:delText>design choices need justifying, and they rest on different grounds.</w:delText>
        </w:r>
      </w:del>
      <w:ins w:id="305" w:author="Claude" w:date="2026-09-01T16:00:00Z">
        <w:del w:id="306" w:author="Williams, Hants A" w:date="2026-09-02T09:39:00Z" w16du:dateUtc="2026-09-02T13:39:00Z">
          <w:r>
            <w:delText>in LE deserve a brief explanation.</w:delText>
          </w:r>
        </w:del>
      </w:ins>
      <w:del w:id="307" w:author="Williams, Hants A" w:date="2026-09-02T09:40:00Z" w16du:dateUtc="2026-09-02T13:40:00Z">
        <w:r>
          <w:delText xml:space="preserve"> tFirst, LE saturates</w:delText>
        </w:r>
      </w:del>
      <w:ins w:id="308" w:author="Claude" w:date="2026-09-01T16:00:00Z">
        <w:del w:id="309" w:author="Williams, Hants A" w:date="2026-09-01T20:20:00Z" w16du:dateUtc="2026-09-02T00:20:00Z">
          <w:r>
            <w:delText>F</w:delText>
          </w:r>
        </w:del>
        <w:del w:id="310" w:author="Williams, Hants A" w:date="2026-09-02T09:40:00Z" w16du:dateUtc="2026-09-02T13:40:00Z">
          <w:r>
            <w:delText>irst</w:delText>
          </w:r>
        </w:del>
        <w:del w:id="311" w:author="Williams, Hants A" w:date="2026-09-01T20:20:00Z" w16du:dateUtc="2026-09-02T00:20:00Z">
          <w:r>
            <w:delText>,</w:delText>
          </w:r>
        </w:del>
        <w:del w:id="312" w:author="Williams, Hants A" w:date="2026-09-02T09:40:00Z" w16du:dateUtc="2026-09-02T13:40:00Z">
          <w:r>
            <w:delText xml:space="preserve"> </w:delText>
          </w:r>
        </w:del>
        <w:r>
          <w:t>LE saturates</w:t>
        </w:r>
      </w:ins>
      <w:del w:id="313" w:author="Williams, Hants A" w:date="2026-09-01T20:20:00Z" w16du:dateUtc="2026-09-02T00:20:00Z">
        <w:r>
          <w:delText>:</w:delText>
        </w:r>
      </w:del>
      <w:r>
        <w:t xml:space="preserve"> once responses are faster than human perceptual thresholds, </w:t>
      </w:r>
      <w:ins w:id="314" w:author="Williams, Hants A" w:date="2026-09-01T20:20:00Z" w16du:dateUtc="2026-09-02T00:20:00Z">
        <w:del w:id="315" w:author="Claude" w:date="2026-09-02T16:00:00Z">
          <w:r>
            <w:delText xml:space="preserve">in which </w:delText>
          </w:r>
        </w:del>
      </w:ins>
      <w:ins w:id="316" w:author="Claude" w:date="2026-09-02T16:00:00Z">
        <w:r>
          <w:t xml:space="preserve">at which point </w:t>
        </w:r>
      </w:ins>
      <w:r>
        <w:t>further speedup</w:t>
      </w:r>
      <w:ins w:id="317" w:author="Williams, Hants A" w:date="2026-09-01T20:20:00Z" w16du:dateUtc="2026-09-02T00:20:00Z">
        <w:r>
          <w:t xml:space="preserve"> </w:t>
        </w:r>
      </w:ins>
      <w:del w:id="318" w:author="Williams, Hants A" w:date="2026-09-02T09:41:00Z" w16du:dateUtc="2026-09-02T13:41:00Z">
        <w:r>
          <w:delText xml:space="preserve"> </w:delText>
        </w:r>
      </w:del>
      <w:r>
        <w:t>buys little</w:t>
      </w:r>
      <w:ins w:id="319" w:author="Williams, Hants A" w:date="2026-09-01T20:20:00Z" w16du:dateUtc="2026-09-02T00:20:00Z">
        <w:r>
          <w:t xml:space="preserve"> (</w:t>
        </w:r>
      </w:ins>
      <w:del w:id="320" w:author="Williams, Hants A" w:date="2026-09-01T20:20:00Z" w16du:dateUtc="2026-09-02T00:20:00Z">
        <w:r>
          <w:delText xml:space="preserve">, </w:delText>
        </w:r>
      </w:del>
      <w:r>
        <w:t>a point long established in the human–computer interaction literature on absolute response-time limits (roughly 0.1 s for perceived instantaneity, 1 s for uninterrupted flow of thought, 10 s for holding attention)</w:t>
      </w:r>
      <w:ins w:id="321" w:author="Williams, Hants A" w:date="2026-09-01T20:20:00Z" w16du:dateUtc="2026-09-02T00:20:00Z">
        <w:r>
          <w:t>)</w:t>
        </w:r>
      </w:ins>
      <w:r>
        <w:t xml:space="preserve"> [28], [29]. </w:t>
      </w:r>
      <w:del w:id="322" w:author="Claude" w:date="2026-09-02T16:00:00Z">
        <w:r>
          <w:delText>Second,</w:delText>
        </w:r>
      </w:del>
      <w:ins w:id="323" w:author="Williams, Hants A" w:date="2026-09-02T09:40:00Z" w16du:dateUtc="2026-09-02T13:40:00Z">
        <w:del w:id="324" w:author="Claude" w:date="2026-09-02T16:00:00Z">
          <w:r>
            <w:delText xml:space="preserve"> it is also important to note that</w:delText>
          </w:r>
        </w:del>
      </w:ins>
      <w:ins w:id="325" w:author="Claude" w:date="2026-09-02T16:00:00Z">
        <w:r>
          <w:t>It is also important to note that</w:t>
        </w:r>
      </w:ins>
      <w:r>
        <w:t xml:space="preserve"> LE penalizes slowdowns more than it credits equivalent speedups (negative values are unbounded). </w:t>
      </w:r>
      <w:del w:id="326" w:author="Williams, Hants A" w:date="2026-09-02T09:41:00Z" w16du:dateUtc="2026-09-02T13:41:00Z">
        <w:r>
          <w:delText>That asymmetry is a deliberate design choice rather than an established response-time finding</w:delText>
        </w:r>
      </w:del>
      <w:ins w:id="327" w:author="Williams, Hants A" w:date="2026-09-01T20:20:00Z" w16du:dateUtc="2026-09-02T00:20:00Z">
        <w:r>
          <w:t xml:space="preserve">This </w:t>
        </w:r>
      </w:ins>
      <w:ins w:id="328" w:author="Williams, Hants A" w:date="2026-09-02T09:41:00Z" w16du:dateUtc="2026-09-02T13:41:00Z">
        <w:r>
          <w:t xml:space="preserve">asymmetry </w:t>
        </w:r>
      </w:ins>
      <w:del w:id="329" w:author="Williams, Hants A" w:date="2026-09-01T20:20:00Z" w16du:dateUtc="2026-09-02T00:20:00Z">
        <w:r>
          <w:delText xml:space="preserve">: </w:delText>
        </w:r>
      </w:del>
      <w:del w:id="330" w:author="Williams, Hants A" w:date="2026-09-01T20:21:00Z" w16du:dateUtc="2026-09-02T00:21:00Z">
        <w:r>
          <w:delText xml:space="preserve">it </w:delText>
        </w:r>
      </w:del>
      <w:r>
        <w:t xml:space="preserve">mirrors the general behavioral pattern that losses loom larger than equivalent gains [30], [31], and it is consistent with large-scale field experiments in which added delay measurably depressed search use, with effects that outlasted the delay itself [32]. </w:t>
      </w:r>
    </w:p>
    <w:p w14:paraId="5E75ECB2" w14:textId="72179563" w:rsidR="00E80E7E" w:rsidRDefault="00000000">
      <w:pPr>
        <w:pStyle w:val="BodyText"/>
      </w:pPr>
      <w:r>
        <w:t xml:space="preserve">Because LE is purely relative, it says nothing about whether either system is fast enough, as a local model at 0.4 s against a cloud API at 0.2 s </w:t>
      </w:r>
      <w:del w:id="331" w:author="Claude" w:date="2026-09-01T16:00:00Z">
        <w:r>
          <w:delText>scores LE = -1.0, both are imperceptibly fast</w:delText>
        </w:r>
      </w:del>
      <w:ins w:id="332" w:author="Claude" w:date="2026-09-01T16:00:00Z">
        <w:r>
          <w:t>scores LE = -1.0, though both are imperceptibly fast</w:t>
        </w:r>
      </w:ins>
      <w:r>
        <w:t xml:space="preserve">. While in a different scenario, a local model at 8 s against a 40 s reference scores LE = 0.80, </w:t>
      </w:r>
      <w:del w:id="333" w:author="Claude" w:date="2026-09-01T16:00:00Z">
        <w:r>
          <w:delText>both may be still be unusable</w:delText>
        </w:r>
      </w:del>
      <w:ins w:id="334" w:author="Claude" w:date="2026-09-01T16:00:00Z">
        <w:r>
          <w:t>both may still be unusable</w:t>
        </w:r>
      </w:ins>
      <w:r>
        <w:t xml:space="preserve"> interactively due to the context of the task. The envelope condition therefore also includes an </w:t>
      </w:r>
      <w:r>
        <w:rPr>
          <w:b/>
          <w:bCs/>
        </w:rPr>
        <w:t>absolute latency target</w:t>
      </w:r>
      <w:r>
        <w:t xml:space="preserve"> L_max, a </w:t>
      </w:r>
      <w:r>
        <w:lastRenderedPageBreak/>
        <w:t xml:space="preserve">task-appropriate wall-clock bound chosen by the institution </w:t>
      </w:r>
      <w:del w:id="335" w:author="Claude" w:date="2026-09-01T16:00:00Z">
        <w:r>
          <w:delText>(informed by thresholds</w:delText>
        </w:r>
      </w:del>
      <w:ins w:id="336" w:author="Claude" w:date="2026-09-01T16:00:00Z">
        <w:r>
          <w:t>(informed by the thresholds</w:t>
        </w:r>
      </w:ins>
      <w:r>
        <w:t xml:space="preserve">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6D064952" w14:textId="4F778205" w:rsidR="00E80E7E"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E80E7E">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2537B4C5" w14:textId="77777777" w:rsidR="00E80E7E" w:rsidRDefault="00000000">
      <w:pPr>
        <w:pStyle w:val="Heading2"/>
      </w:pPr>
      <w:bookmarkStart w:id="337" w:name="sec:scope"/>
      <w:bookmarkEnd w:id="291"/>
      <w:r>
        <w:rPr>
          <w:rStyle w:val="SectionNumber"/>
        </w:rPr>
        <w:t>2.3</w:t>
      </w:r>
      <w:r>
        <w:tab/>
        <w:t>Scope of Claims: What Is Model-Invariant</w:t>
      </w:r>
    </w:p>
    <w:p w14:paraId="651EA548" w14:textId="1A7D9346" w:rsidR="00E80E7E" w:rsidRDefault="00000000">
      <w:pPr>
        <w:pStyle w:val="FirstParagraph"/>
      </w:pPr>
      <w:r>
        <w:t xml:space="preserve">Any framework evaluated against named models faces a predictable objection: the models will be </w:t>
      </w:r>
      <w:del w:id="338" w:author="Claude" w:date="2026-09-01T16:00:00Z">
        <w:r>
          <w:delText>replaced within months so why</w:delText>
        </w:r>
      </w:del>
      <w:ins w:id="339" w:author="Claude" w:date="2026-09-01T16:00:00Z">
        <w:r>
          <w:t>replaced within months,</w:t>
        </w:r>
      </w:ins>
      <w:ins w:id="340" w:author="Williams, Hants A" w:date="2026-09-01T20:22:00Z" w16du:dateUtc="2026-09-02T00:22:00Z">
        <w:del w:id="341" w:author="Claude" w:date="2026-09-02T16:00:00Z">
          <w:r>
            <w:delText xml:space="preserve"> weeks, days, or in the future hours</w:delText>
          </w:r>
        </w:del>
      </w:ins>
      <w:ins w:id="342" w:author="Claude" w:date="2026-09-02T16:00:00Z">
        <w:r>
          <w:t xml:space="preserve"> or even weeks</w:t>
        </w:r>
      </w:ins>
      <w:ins w:id="343" w:author="Williams, Hants A" w:date="2026-09-01T20:22:00Z" w16du:dateUtc="2026-09-02T00:22:00Z">
        <w:r>
          <w:t>,</w:t>
        </w:r>
      </w:ins>
      <w:ins w:id="344" w:author="Claude" w:date="2026-09-01T16:00:00Z">
        <w:r>
          <w:t xml:space="preserve"> so why</w:t>
        </w:r>
      </w:ins>
      <w:r>
        <w:t xml:space="preserve"> should the findings outlive them? FIT-SLM-HC is structured so that most of it does. Its claims fall into three tiers.</w:t>
      </w:r>
    </w:p>
    <w:p w14:paraId="63B7B271" w14:textId="77777777" w:rsidR="00E80E7E" w:rsidRDefault="00000000">
      <w:pPr>
        <w:pStyle w:val="BodyText"/>
      </w:pPr>
      <w:r>
        <w:rPr>
          <w:b/>
          <w:bCs/>
        </w:rPr>
        <w:t>Tier 1: The measurement procedure (model-invariant by construction)</w:t>
      </w:r>
    </w:p>
    <w:p w14:paraId="3D034DED" w14:textId="77777777" w:rsidR="00402400" w:rsidRDefault="00000000">
      <w:pPr>
        <w:pStyle w:val="BodyText"/>
        <w:rPr>
          <w:ins w:id="345" w:author="Williams, Hants A" w:date="2026-09-01T20:22:00Z" w16du:dateUtc="2026-09-02T00:22:00Z"/>
        </w:rPr>
      </w:pPr>
      <w:r>
        <w:t xml:space="preserve">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 </w:t>
      </w:r>
    </w:p>
    <w:p w14:paraId="1945797C" w14:textId="7FFA0402" w:rsidR="00E80E7E" w:rsidRDefault="00402400">
      <w:pPr>
        <w:pStyle w:val="BodyText"/>
      </w:pPr>
      <w:ins w:id="346" w:author="Williams, Hants A" w:date="2026-09-01T20:23:00Z" w16du:dateUtc="2026-09-02T00:23:00Z">
        <w:r>
          <w:t xml:space="preserve">In addition, </w:t>
        </w:r>
      </w:ins>
      <w:del w:id="347" w:author="Williams, Hants A" w:date="2026-09-01T20:23:00Z" w16du:dateUtc="2026-09-02T00:23:00Z">
        <w:r>
          <w:delText xml:space="preserve">Nothing </w:delText>
        </w:r>
      </w:del>
      <w:ins w:id="348" w:author="Williams, Hants A" w:date="2026-09-01T20:23:00Z" w16du:dateUtc="2026-09-02T00:23:00Z">
        <w:r>
          <w:t xml:space="preserve">nothing </w:t>
        </w:r>
      </w:ins>
      <w:r>
        <w:t xml:space="preserve">in the procedure names a model family, a parameter count, or a benchmark year. Nothing restricts the candidate to </w:t>
      </w:r>
      <w:del w:id="349" w:author="Claude" w:date="2026-09-01T16:00:00Z">
        <w:r>
          <w:delText>being “small”, formally the framework</w:delText>
        </w:r>
      </w:del>
      <w:ins w:id="350" w:author="Claude" w:date="2026-09-01T16:00:00Z">
        <w:r>
          <w:t>being “small”; formally, the framework</w:t>
        </w:r>
      </w:ins>
      <w:r>
        <w:t xml:space="preserve"> compares any candidate system against any reference system, and the SLM-versus-cloud comparison is the motivating instance rather than a structural requirement (the snapshot in Section 3 already includes a local 8B-versus-70B pair [33]).</w:t>
      </w:r>
    </w:p>
    <w:p w14:paraId="19525B1F" w14:textId="77777777" w:rsidR="00E80E7E" w:rsidRDefault="00000000">
      <w:pPr>
        <w:pStyle w:val="BodyText"/>
      </w:pPr>
      <w:r>
        <w:rPr>
          <w:b/>
          <w:bCs/>
        </w:rPr>
        <w:t>Tier 2: A directional mechanism (expected to hold across model generations)</w:t>
      </w:r>
    </w:p>
    <w:p w14:paraId="42A19FA9" w14:textId="77777777" w:rsidR="00402400" w:rsidRDefault="00402400">
      <w:pPr>
        <w:pStyle w:val="BodyText"/>
        <w:rPr>
          <w:ins w:id="351" w:author="Williams, Hants A" w:date="2026-09-01T20:24:00Z" w16du:dateUtc="2026-09-02T00:24:00Z"/>
        </w:rPr>
      </w:pPr>
      <w:ins w:id="352" w:author="Williams, Hants A" w:date="2026-09-01T20:23:00Z" w16du:dateUtc="2026-09-02T00:23:00Z">
        <w:r>
          <w:t>T</w:t>
        </w:r>
      </w:ins>
      <w:ins w:id="353" w:author="Claude" w:date="2026-09-01T16:00:00Z">
        <w:del w:id="354" w:author="Williams, Hants A" w:date="2026-09-01T20:23:00Z" w16du:dateUtc="2026-09-02T00:23:00Z">
          <w:r>
            <w:delText>In plain terms, t</w:delText>
          </w:r>
        </w:del>
        <w:r>
          <w:t xml:space="preserve">he further a task moves from simple, self-contained extraction toward open-ended reasoning over stored medical knowledge, the further a smaller model is expected to fall behind its larger reference. </w:t>
        </w:r>
      </w:ins>
      <w:r>
        <w:t xml:space="preserve">The framework predicts that for any </w:t>
      </w:r>
      <w:r>
        <w:rPr>
          <w:i/>
          <w:iCs/>
        </w:rPr>
        <w:t>capability-asymmetric</w:t>
      </w:r>
      <w:del w:id="355" w:author="Claude" w:date="2026-09-01T16:00:00Z">
        <w:r>
          <w:delText xml:space="preserve"> pair (a candidate with less parametric capacity than its reference), the</w:delText>
        </w:r>
      </w:del>
      <w:ins w:id="356" w:author="Claude" w:date="2026-09-01T16:00:00Z">
        <w:r>
          <w:t xml:space="preserve"> pair (</w:t>
        </w:r>
        <w:del w:id="357" w:author="Williams, Hants A" w:date="2026-09-01T20:23:00Z" w16du:dateUtc="2026-09-02T00:23:00Z">
          <w:r>
            <w:delText xml:space="preserve">that is, </w:delText>
          </w:r>
        </w:del>
        <w:r>
          <w:t>any candidate model less capable than its reference), the</w:t>
        </w:r>
      </w:ins>
      <w:r>
        <w:t xml:space="preserve"> candidate’s relative performance degrades as a task moves outward along the axes. </w:t>
      </w:r>
    </w:p>
    <w:p w14:paraId="28F7EB13" w14:textId="01BF62AE" w:rsidR="00402400" w:rsidRDefault="00000000">
      <w:pPr>
        <w:pStyle w:val="BodyText"/>
        <w:rPr>
          <w:ins w:id="358" w:author="Williams, Hants A" w:date="2026-09-01T20:24:00Z" w16du:dateUtc="2026-09-02T00:24:00Z"/>
        </w:rPr>
      </w:pPr>
      <w:del w:id="359" w:author="Claude" w:date="2026-09-01T16:00:00Z">
        <w:r>
          <w:delText xml:space="preserve">This is a mechanistic claim not about particular checkpoints, but that the three axes are predicted to act through three </w:delText>
        </w:r>
      </w:del>
      <w:ins w:id="360" w:author="Claude" w:date="2026-09-01T16:00:00Z">
        <w:del w:id="361" w:author="Williams, Hants A" w:date="2026-09-02T09:43:00Z" w16du:dateUtc="2026-09-02T13:43:00Z">
          <w:r>
            <w:delText>This is a claim about mechanisms rather than about particular models</w:delText>
          </w:r>
        </w:del>
        <w:del w:id="362" w:author="Williams, Hants A" w:date="2026-09-02T09:42:00Z" w16du:dateUtc="2026-09-02T13:42:00Z">
          <w:r>
            <w:delText>;</w:delText>
          </w:r>
        </w:del>
        <w:del w:id="363" w:author="Williams, Hants A" w:date="2026-09-02T09:43:00Z" w16du:dateUtc="2026-09-02T13:43:00Z">
          <w:r>
            <w:delText xml:space="preserve"> t</w:delText>
          </w:r>
        </w:del>
      </w:ins>
      <w:ins w:id="364" w:author="Williams, Hants A" w:date="2026-09-02T09:43:00Z" w16du:dateUtc="2026-09-02T13:43:00Z">
        <w:r>
          <w:t>T</w:t>
        </w:r>
      </w:ins>
      <w:ins w:id="365" w:author="Claude" w:date="2026-09-01T16:00:00Z">
        <w:r>
          <w:t>he three axes</w:t>
        </w:r>
      </w:ins>
      <w:ins w:id="366" w:author="Williams, Hants A" w:date="2026-09-02T09:43:00Z" w16du:dateUtc="2026-09-02T13:43:00Z">
        <w:r>
          <w:t xml:space="preserve"> within the FIT-SLM-HC framework</w:t>
        </w:r>
      </w:ins>
      <w:ins w:id="367" w:author="Claude" w:date="2026-09-01T16:00:00Z">
        <w:r>
          <w:t xml:space="preserve"> are predicted to act through three </w:t>
        </w:r>
      </w:ins>
      <w:r>
        <w:rPr>
          <w:i/>
          <w:iCs/>
        </w:rPr>
        <w:t>different</w:t>
      </w:r>
      <w:r>
        <w:t xml:space="preserve"> mechanisms. For the </w:t>
      </w:r>
      <w:r>
        <w:rPr>
          <w:i/>
          <w:iCs/>
          <w:rPrChange w:id="368" w:author="Williams, Hants A" w:date="2026-09-02T09:44:00Z" w16du:dateUtc="2026-09-02T13:44:00Z">
            <w:rPr/>
          </w:rPrChange>
        </w:rPr>
        <w:t>knowledge axis</w:t>
      </w:r>
      <w:r>
        <w:t xml:space="preserve">, overall model capability is predicted to scale smoothly with </w:t>
      </w:r>
      <w:ins w:id="369" w:author="Williams, Hants A" w:date="2026-09-02T09:43:00Z" w16du:dateUtc="2026-09-02T13:43:00Z">
        <w:del w:id="370" w:author="Claude" w:date="2026-09-02T16:00:00Z">
          <w:r>
            <w:delText xml:space="preserve">(1) </w:delText>
          </w:r>
        </w:del>
      </w:ins>
      <w:r>
        <w:t xml:space="preserve">parameter count [34], and </w:t>
      </w:r>
      <w:ins w:id="371" w:author="Williams, Hants A" w:date="2026-09-02T09:43:00Z" w16du:dateUtc="2026-09-02T13:43:00Z">
        <w:del w:id="372" w:author="Claude" w:date="2026-09-02T16:00:00Z">
          <w:r>
            <w:delText xml:space="preserve">(2) </w:delText>
          </w:r>
        </w:del>
      </w:ins>
      <w:r>
        <w:t xml:space="preserve">the factual knowledge a model can store in its weights </w:t>
      </w:r>
      <w:del w:id="373" w:author="Williams, Hants A" w:date="2026-09-02T09:43:00Z" w16du:dateUtc="2026-09-02T13:43:00Z">
        <w:r>
          <w:delText xml:space="preserve">scales </w:delText>
        </w:r>
      </w:del>
      <w:ins w:id="374" w:author="Claude" w:date="2026-09-02T16:00:00Z">
        <w:r>
          <w:t xml:space="preserve">also scales </w:t>
        </w:r>
      </w:ins>
      <w:r>
        <w:t xml:space="preserve">with parameter count </w:t>
      </w:r>
      <w:del w:id="375" w:author="Williams, Hants A" w:date="2026-09-02T09:43:00Z" w16du:dateUtc="2026-09-02T13:43:00Z">
        <w:r>
          <w:delText xml:space="preserve">in particular </w:delText>
        </w:r>
      </w:del>
      <w:r>
        <w:t>[35]</w:t>
      </w:r>
      <w:ins w:id="376" w:author="Williams, Hants A" w:date="2026-09-02T09:43:00Z" w16du:dateUtc="2026-09-02T13:43:00Z">
        <w:r>
          <w:t>.</w:t>
        </w:r>
      </w:ins>
      <w:ins w:id="377" w:author="Williams, Hants A" w:date="2026-09-02T09:44:00Z" w16du:dateUtc="2026-09-02T13:44:00Z">
        <w:r>
          <w:t xml:space="preserve"> This means</w:t>
        </w:r>
      </w:ins>
      <w:del w:id="378" w:author="Williams, Hants A" w:date="2026-09-02T09:43:00Z" w16du:dateUtc="2026-09-02T13:43:00Z">
        <w:r>
          <w:delText>,</w:delText>
        </w:r>
      </w:del>
      <w:r>
        <w:t xml:space="preserve"> </w:t>
      </w:r>
      <w:del w:id="379" w:author="Claude" w:date="2026-09-01T16:00:00Z">
        <w:r>
          <w:delText>so the smaller model is disadvantaged precisely when answers must come from weights rather than context; at k=1 the prompt supplies the knowledge and the disadvantage is largely neutralized</w:delText>
        </w:r>
      </w:del>
      <w:ins w:id="380" w:author="Claude" w:date="2026-09-01T16:00:00Z">
        <w:del w:id="381" w:author="Williams, Hants A" w:date="2026-09-02T09:44:00Z" w16du:dateUtc="2026-09-02T13:44:00Z">
          <w:r>
            <w:delText xml:space="preserve">so </w:delText>
          </w:r>
        </w:del>
        <w:r>
          <w:t>a smaller model is at its greatest disadvantage when answers must come from stored knowledge rather than from the prompt. At k=1, the prompt itself supplies the knowledge, and the disadvantage is largely neutralized</w:t>
        </w:r>
      </w:ins>
      <w:r>
        <w:t xml:space="preserve"> [24], [25]. </w:t>
      </w:r>
    </w:p>
    <w:p w14:paraId="31152F83" w14:textId="60301C78" w:rsidR="00402400" w:rsidRDefault="0085564C">
      <w:pPr>
        <w:pStyle w:val="BodyText"/>
        <w:rPr>
          <w:ins w:id="382" w:author="Williams, Hants A" w:date="2026-09-01T20:24:00Z" w16du:dateUtc="2026-09-02T00:24:00Z"/>
        </w:rPr>
      </w:pPr>
      <w:ins w:id="383" w:author="Williams, Hants A" w:date="2026-09-02T09:44:00Z" w16du:dateUtc="2026-09-02T13:44:00Z">
        <w:r>
          <w:lastRenderedPageBreak/>
          <w:t>For</w:t>
        </w:r>
      </w:ins>
      <w:ins w:id="384" w:author="Williams, Hants A" w:date="2026-09-01T20:24:00Z" w16du:dateUtc="2026-09-02T00:24:00Z">
        <w:r>
          <w:t xml:space="preserve"> </w:t>
        </w:r>
      </w:ins>
      <w:del w:id="385" w:author="Claude" w:date="2026-09-01T16:00:00Z">
        <w:r>
          <w:delText>While on the reasoning axis, multi-step inference compounds per-step error, and compositional reasoning degrades disproportionately in smaller models</w:delText>
        </w:r>
      </w:del>
      <w:ins w:id="386" w:author="Claude" w:date="2026-09-01T16:00:00Z">
        <w:del w:id="387" w:author="Williams, Hants A" w:date="2026-09-01T20:24:00Z" w16du:dateUtc="2026-09-02T00:24:00Z">
          <w:r>
            <w:delText>O</w:delText>
          </w:r>
        </w:del>
        <w:del w:id="388" w:author="Williams, Hants A" w:date="2026-09-02T09:44:00Z" w16du:dateUtc="2026-09-02T13:44:00Z">
          <w:r>
            <w:delText xml:space="preserve">n </w:delText>
          </w:r>
        </w:del>
        <w:r>
          <w:t xml:space="preserve">the </w:t>
        </w:r>
        <w:r>
          <w:rPr>
            <w:i/>
            <w:iCs/>
            <w:rPrChange w:id="389" w:author="Williams, Hants A" w:date="2026-09-02T09:44:00Z" w16du:dateUtc="2026-09-02T13:44:00Z">
              <w:rPr/>
            </w:rPrChange>
          </w:rPr>
          <w:t>reasoning axis</w:t>
        </w:r>
        <w:r>
          <w:t>, every added reasoning step compounds the chance of error, and smaller models lose more accuracy on multi-step reasoning than larger ones do</w:t>
        </w:r>
      </w:ins>
      <w:r>
        <w:t xml:space="preserve"> [22], </w:t>
      </w:r>
      <w:del w:id="390" w:author="Claude" w:date="2026-09-01T16:00:00Z">
        <w:r>
          <w:delText>[36] so the capability gap widens</w:delText>
        </w:r>
      </w:del>
      <w:ins w:id="391" w:author="Claude" w:date="2026-09-01T16:00:00Z">
        <w:r>
          <w:t>[36], so the capability gap widens</w:t>
        </w:r>
      </w:ins>
      <w:r>
        <w:t xml:space="preserve"> with r. </w:t>
      </w:r>
    </w:p>
    <w:p w14:paraId="6426ED9C" w14:textId="3C6C6B4F" w:rsidR="00402400" w:rsidRDefault="00000000">
      <w:pPr>
        <w:pStyle w:val="BodyText"/>
        <w:rPr>
          <w:ins w:id="392" w:author="Williams, Hants A" w:date="2026-09-01T20:24:00Z" w16du:dateUtc="2026-09-02T00:24:00Z"/>
        </w:rPr>
      </w:pPr>
      <w:del w:id="393" w:author="Claude" w:date="2026-09-01T16:00:00Z">
        <w:r>
          <w:delText>Lastly on the output axis, constrained output spaces reduce both the generation burden and the evaluation variance, muting the gap</w:delText>
        </w:r>
      </w:del>
      <w:ins w:id="394" w:author="Claude" w:date="2026-09-01T16:00:00Z">
        <w:r>
          <w:t xml:space="preserve">Lastly, on the </w:t>
        </w:r>
        <w:r>
          <w:rPr>
            <w:i/>
            <w:iCs/>
            <w:rPrChange w:id="395" w:author="Williams, Hants A" w:date="2026-09-02T09:44:00Z" w16du:dateUtc="2026-09-02T13:44:00Z">
              <w:rPr/>
            </w:rPrChange>
          </w:rPr>
          <w:t>output axis</w:t>
        </w:r>
        <w:r>
          <w:t xml:space="preserve">, </w:t>
        </w:r>
        <w:del w:id="396" w:author="Williams, Hants A" w:date="2026-09-02T09:44:00Z" w16du:dateUtc="2026-09-02T13:44:00Z">
          <w:r>
            <w:delText xml:space="preserve">tightly </w:delText>
          </w:r>
        </w:del>
        <w:r>
          <w:t>constrained outputs (labels, codes, fixed fields) are easier for any model to produce and easier to score, muting the gap</w:t>
        </w:r>
      </w:ins>
      <w:r>
        <w:t xml:space="preserve"> at o=1 relative to open-ended generation</w:t>
      </w:r>
      <w:ins w:id="397" w:author="Williams, Hants A" w:date="2026-09-02T09:45:00Z" w16du:dateUtc="2026-09-02T13:45:00Z">
        <w:r>
          <w:t>.</w:t>
        </w:r>
      </w:ins>
      <w:del w:id="398" w:author="Williams, Hants A" w:date="2026-09-02T09:45:00Z" w16du:dateUtc="2026-09-02T13:45:00Z">
        <w:r>
          <w:delText>;</w:delText>
        </w:r>
      </w:del>
      <w:r>
        <w:t xml:space="preserve"> </w:t>
      </w:r>
      <w:del w:id="399" w:author="Williams, Hants A" w:date="2026-09-02T09:45:00Z" w16du:dateUtc="2026-09-02T13:45:00Z">
        <w:r>
          <w:delText xml:space="preserve">this </w:delText>
        </w:r>
      </w:del>
      <w:ins w:id="400" w:author="Williams, Hants A" w:date="2026-09-02T09:45:00Z" w16du:dateUtc="2026-09-02T13:45:00Z">
        <w:r>
          <w:t xml:space="preserve">This </w:t>
        </w:r>
      </w:ins>
      <w:del w:id="401" w:author="Williams, Hants A" w:date="2026-09-02T09:45:00Z" w16du:dateUtc="2026-09-02T13:45:00Z">
        <w:r>
          <w:delText xml:space="preserve">mechanism is stated as design rationale only, and it </w:delText>
        </w:r>
      </w:del>
      <w:r>
        <w:t xml:space="preserve">remains </w:t>
      </w:r>
      <w:r>
        <w:rPr>
          <w:i/>
          <w:iCs/>
        </w:rPr>
        <w:t>untested</w:t>
      </w:r>
      <w:r>
        <w:t xml:space="preserve"> by the </w:t>
      </w:r>
      <w:ins w:id="402" w:author="Williams, Hants A" w:date="2026-09-02T09:45:00Z" w16du:dateUtc="2026-09-02T13:45:00Z">
        <w:r>
          <w:t xml:space="preserve">following </w:t>
        </w:r>
      </w:ins>
      <w:r>
        <w:t>snapshot</w:t>
      </w:r>
      <w:ins w:id="403" w:author="Williams, Hants A" w:date="2026-09-02T09:45:00Z" w16du:dateUtc="2026-09-02T13:45:00Z">
        <w:r>
          <w:t>s</w:t>
        </w:r>
      </w:ins>
      <w:r>
        <w:t xml:space="preserve"> </w:t>
      </w:r>
      <w:ins w:id="404" w:author="Williams, Hants A" w:date="2026-09-02T09:45:00Z" w16du:dateUtc="2026-09-02T13:45:00Z">
        <w:r>
          <w:t xml:space="preserve">provided </w:t>
        </w:r>
      </w:ins>
      <w:r>
        <w:t>in Section 3</w:t>
      </w:r>
      <w:ins w:id="405" w:author="Williams, Hants A" w:date="2026-09-02T09:45:00Z" w16du:dateUtc="2026-09-02T13:45:00Z">
        <w:r>
          <w:t>.</w:t>
        </w:r>
      </w:ins>
      <w:del w:id="406" w:author="Williams, Hants A" w:date="2026-09-02T09:45:00Z" w16du:dateUtc="2026-09-02T13:45:00Z">
        <w:r>
          <w:delText>, whose 21 axis-scored tasks include twenty at o=1, one at o=2, and none at o=3.</w:delText>
        </w:r>
      </w:del>
      <w:r>
        <w:t xml:space="preserve"> </w:t>
      </w:r>
    </w:p>
    <w:p w14:paraId="077E7C46" w14:textId="2AE5C750" w:rsidR="00E80E7E" w:rsidDel="00402400" w:rsidRDefault="00000000">
      <w:pPr>
        <w:pStyle w:val="BodyText"/>
        <w:rPr>
          <w:del w:id="407" w:author="Williams, Hants A" w:date="2026-09-01T20:25:00Z" w16du:dateUtc="2026-09-02T00:25:00Z"/>
        </w:rPr>
      </w:pPr>
      <w:del w:id="408" w:author="Williams, Hants A" w:date="2026-09-01T20:25:00Z" w16du:dateUtc="2026-09-02T00:25:00Z">
        <w:r>
          <w:delText>Because the mechanisms differ, adding the three scores into a single “axis sum” asserts an interchangeability the framework itself does not claim; the sum is used in</w:delText>
        </w:r>
      </w:del>
      <w:ins w:id="409" w:author="Claude" w:date="2026-09-01T16:00:00Z">
        <w:del w:id="410" w:author="Williams, Hants A" w:date="2026-09-01T20:25:00Z" w16du:dateUtc="2026-09-02T00:25:00Z">
          <w:r>
            <w:delText>Because the mechanisms differ, the three scores are not interchangeable, and their sum is only a reporting convenience</w:delText>
          </w:r>
        </w:del>
        <w:del w:id="411" w:author="Williams, Hants A" w:date="2026-09-01T20:24:00Z" w16du:dateUtc="2026-09-02T00:24:00Z">
          <w:r>
            <w:delText>;</w:delText>
          </w:r>
        </w:del>
        <w:del w:id="412" w:author="Williams, Hants A" w:date="2026-09-01T20:25:00Z" w16du:dateUtc="2026-09-02T00:25:00Z">
          <w:r>
            <w:delText xml:space="preserve"> it is used in</w:delText>
          </w:r>
        </w:del>
      </w:ins>
      <w:del w:id="413" w:author="Williams, Hants A" w:date="2026-09-01T20:25:00Z" w16du:dateUtc="2026-09-02T00:25:00Z">
        <w:r>
          <w:delText xml:space="preserve"> Section 3 as a compact reporting convenience, and the per-axis breakdown there is the primary view. The prediction concerns the </w:delText>
        </w:r>
        <w:r>
          <w:rPr>
            <w:i/>
            <w:iCs/>
          </w:rPr>
          <w:delText>ordering</w:delText>
        </w:r>
        <w:r>
          <w:delText xml:space="preserve"> of tasks along each axis (the direction of the gradient), not the location of the envelope boundary. As smaller models improve, the boundary is expected to move outward; the ordering should persist for as long as the capability asymmetry itself does.</w:delText>
        </w:r>
      </w:del>
    </w:p>
    <w:p w14:paraId="1A722BE6" w14:textId="77777777" w:rsidR="00E80E7E" w:rsidRDefault="00000000">
      <w:pPr>
        <w:pStyle w:val="BodyText"/>
      </w:pPr>
      <w:r>
        <w:rPr>
          <w:b/>
          <w:bCs/>
        </w:rPr>
        <w:t>Tier 3: A time-indexed snapshot (expected to date)</w:t>
      </w:r>
      <w:del w:id="414" w:author="Williams, Hants A" w:date="2026-09-01T20:25:00Z" w16du:dateUtc="2026-09-02T00:25:00Z">
        <w:r>
          <w:rPr>
            <w:b/>
            <w:bCs/>
          </w:rPr>
          <w:delText>..</w:delText>
        </w:r>
      </w:del>
    </w:p>
    <w:p w14:paraId="290ADF50" w14:textId="688C07DB" w:rsidR="00E80E7E" w:rsidRDefault="00000000">
      <w:pPr>
        <w:pStyle w:val="BodyText"/>
      </w:pPr>
      <w:r>
        <w:t xml:space="preserve">The retrospective application in Section 3 </w:t>
      </w:r>
      <w:del w:id="415" w:author="Williams, Hants A" w:date="2026-09-02T09:47:00Z" w16du:dateUtc="2026-09-02T13:47:00Z">
        <w:r>
          <w:delText xml:space="preserve">is </w:delText>
        </w:r>
      </w:del>
      <w:ins w:id="416" w:author="Williams, Hants A" w:date="2026-09-02T09:47:00Z" w16du:dateUtc="2026-09-02T13:47:00Z">
        <w:r>
          <w:t xml:space="preserve">provides </w:t>
        </w:r>
      </w:ins>
      <w:r>
        <w:t xml:space="preserve">an empirical snapshot of healthcare benchmarks published between 2024 and 2026 using the models those studies evaluated. </w:t>
      </w:r>
      <w:del w:id="417" w:author="Williams, Hants A" w:date="2026-09-02T09:46:00Z" w16du:dateUtc="2026-09-02T13:46:00Z">
        <w:r>
          <w:delText xml:space="preserve">Its envelope verdicts are indexed to specific systems, adaptation choices, references, and thresholds, which will become outdated as models improve. </w:delText>
        </w:r>
      </w:del>
      <w:del w:id="418" w:author="Williams, Hants A" w:date="2026-09-01T20:26:00Z" w16du:dateUtc="2026-09-02T00:26:00Z">
        <w:r>
          <w:delText xml:space="preserve">That is not a defect of the analysis but the reason the framework is stated as a procedure. </w:delText>
        </w:r>
      </w:del>
      <w:r>
        <w:t xml:space="preserve">The snapshot demonstrates the </w:t>
      </w:r>
      <w:del w:id="419" w:author="Williams, Hants A" w:date="2026-09-02T09:46:00Z" w16du:dateUtc="2026-09-02T13:46:00Z">
        <w:r>
          <w:delText xml:space="preserve">instrument </w:delText>
        </w:r>
      </w:del>
      <w:ins w:id="420" w:author="Williams, Hants A" w:date="2026-09-02T09:46:00Z" w16du:dateUtc="2026-09-02T13:46:00Z">
        <w:r>
          <w:t>framework</w:t>
        </w:r>
      </w:ins>
      <w:ins w:id="421" w:author="Williams, Hants A" w:date="2026-09-02T09:47:00Z" w16du:dateUtc="2026-09-02T13:47:00Z">
        <w:r>
          <w:t xml:space="preserve">, </w:t>
        </w:r>
      </w:ins>
      <w:r>
        <w:t xml:space="preserve">and provides a descriptive, non-confirmatory </w:t>
      </w:r>
      <w:del w:id="422" w:author="Williams, Hants A" w:date="2026-09-02T09:46:00Z" w16du:dateUtc="2026-09-02T13:46:00Z">
        <w:r>
          <w:delText>look at the Tier-2 direction</w:delText>
        </w:r>
      </w:del>
      <w:ins w:id="423" w:author="Williams, Hants A" w:date="2026-09-02T09:46:00Z" w16du:dateUtc="2026-09-02T13:46:00Z">
        <w:r>
          <w:t>assessment</w:t>
        </w:r>
      </w:ins>
      <w:ins w:id="424" w:author="Williams, Hants A" w:date="2026-09-02T09:47:00Z" w16du:dateUtc="2026-09-02T13:47:00Z">
        <w:r>
          <w:t xml:space="preserve"> of it</w:t>
        </w:r>
      </w:ins>
      <w:del w:id="425" w:author="Williams, Hants A" w:date="2026-09-02T09:46:00Z" w16du:dateUtc="2026-09-02T13:46:00Z">
        <w:r>
          <w:delText xml:space="preserve"> on current evidence</w:delText>
        </w:r>
      </w:del>
      <w:r>
        <w:t>.</w:t>
      </w:r>
      <w:del w:id="426" w:author="Williams, Hants A" w:date="2026-09-02T09:47:00Z" w16du:dateUtc="2026-09-02T13:47:00Z">
        <w:r>
          <w:delText xml:space="preserve"> Deployment decisions should come from re-running the procedure on the systems </w:delText>
        </w:r>
      </w:del>
      <w:del w:id="427" w:author="Williams, Hants A" w:date="2026-09-01T20:26:00Z" w16du:dateUtc="2026-09-02T00:26:00Z">
        <w:r>
          <w:delText>actually under</w:delText>
        </w:r>
      </w:del>
      <w:del w:id="428" w:author="Williams, Hants A" w:date="2026-09-02T09:47:00Z" w16du:dateUtc="2026-09-02T13:47:00Z">
        <w:r>
          <w:delText xml:space="preserve"> consideration</w:delText>
        </w:r>
      </w:del>
      <w:del w:id="429" w:author="Williams, Hants A" w:date="2026-09-01T20:26:00Z" w16du:dateUtc="2026-09-02T00:26:00Z">
        <w:r>
          <w:delText>,</w:delText>
        </w:r>
      </w:del>
      <w:del w:id="430" w:author="Williams, Hants A" w:date="2026-09-02T09:47:00Z" w16du:dateUtc="2026-09-02T13:47:00Z">
        <w:r>
          <w:delText xml:space="preserve"> not from transferring the snapshot’s </w:delText>
        </w:r>
      </w:del>
      <w:del w:id="431" w:author="Williams, Hants A" w:date="2026-09-02T09:46:00Z" w16du:dateUtc="2026-09-02T13:46:00Z">
        <w:r>
          <w:delText>verdicts.</w:delText>
        </w:r>
      </w:del>
      <w:ins w:id="432" w:author="Williams, Hants A" w:date="2026-09-02T09:47:00Z" w16du:dateUtc="2026-09-02T13:47:00Z">
        <w:del w:id="433" w:author="Claude" w:date="2026-09-02T16:00:00Z">
          <w:r>
            <w:delText xml:space="preserve">. </w:delText>
          </w:r>
        </w:del>
      </w:ins>
    </w:p>
    <w:p w14:paraId="2125C1DA" w14:textId="77777777" w:rsidR="00E80E7E" w:rsidRDefault="00000000">
      <w:pPr>
        <w:pStyle w:val="Heading1"/>
      </w:pPr>
      <w:bookmarkStart w:id="434" w:name="X00bb444ad74a944847f4fc844e4c9db00704478"/>
      <w:bookmarkEnd w:id="259"/>
      <w:bookmarkEnd w:id="337"/>
      <w:r>
        <w:rPr>
          <w:rStyle w:val="SectionNumber"/>
        </w:rPr>
        <w:t>3</w:t>
      </w:r>
      <w:r>
        <w:tab/>
        <w:t>Illustrative Applications: A 2024–2026 Snapshot</w:t>
      </w:r>
    </w:p>
    <w:p w14:paraId="7F516687" w14:textId="77777777" w:rsidR="00A351B4" w:rsidRDefault="00000000">
      <w:pPr>
        <w:pStyle w:val="FirstParagraph"/>
        <w:rPr>
          <w:ins w:id="435" w:author="Williams, Hants A" w:date="2026-09-01T20:28:00Z" w16du:dateUtc="2026-09-02T00:28:00Z"/>
        </w:rPr>
      </w:pPr>
      <w:r>
        <w:t xml:space="preserve">This section applies FIT-SLM-HC retrospectively to published healthcare benchmarks to show how the framework behaves in </w:t>
      </w:r>
      <w:del w:id="436" w:author="Williams, Hants A" w:date="2026-09-01T20:27:00Z" w16du:dateUtc="2026-09-02T00:27:00Z">
        <w:r>
          <w:delText xml:space="preserve">concrete </w:delText>
        </w:r>
      </w:del>
      <w:r>
        <w:t>real-world cases. Three detailed vignettes are presented: one task inside the envelope with both metrics measurable (Section </w:t>
      </w:r>
      <w:hyperlink w:anchor="sec:vignette-a">
        <w:r w:rsidR="00A351B4">
          <w:rPr>
            <w:rStyle w:val="Hyperlink"/>
          </w:rPr>
          <w:t>3.2</w:t>
        </w:r>
      </w:hyperlink>
      <w:r>
        <w:t>), one outside on the clinically conservative metric (Section </w:t>
      </w:r>
      <w:hyperlink w:anchor="sec:vignette-b">
        <w:r w:rsidR="00A351B4">
          <w:rPr>
            <w:rStyle w:val="Hyperlink"/>
          </w:rPr>
          <w:t>3.3</w:t>
        </w:r>
      </w:hyperlink>
      <w:r>
        <w:t>), and one in which the choice of reference standard flips the verdict (Section </w:t>
      </w:r>
      <w:hyperlink w:anchor="sec:vignette-c">
        <w:r w:rsidR="00A351B4">
          <w:rPr>
            <w:rStyle w:val="Hyperlink"/>
          </w:rPr>
          <w:t>3.4</w:t>
        </w:r>
      </w:hyperlink>
      <w:r>
        <w:t xml:space="preserve">). </w:t>
      </w:r>
    </w:p>
    <w:p w14:paraId="13547179" w14:textId="2F6E584B" w:rsidR="00A351B4" w:rsidRDefault="00000000">
      <w:pPr>
        <w:pStyle w:val="FirstParagraph"/>
        <w:rPr>
          <w:ins w:id="437" w:author="Williams, Hants A" w:date="2026-09-01T20:29:00Z" w16du:dateUtc="2026-09-02T00:29:00Z"/>
        </w:rPr>
      </w:pPr>
      <w:r>
        <w:t>An extended retrospective application to twenty-two tasks across eleven benchmarks follows</w:t>
      </w:r>
      <w:del w:id="438" w:author="Williams, Hants A" w:date="2026-09-02T09:48:00Z" w16du:dateUtc="2026-09-02T13:48:00Z">
        <w:r>
          <w:delText>,</w:delText>
        </w:r>
      </w:del>
      <w:r>
        <w:t xml:space="preserve"> and is presented descriptively with a full set of sensitivity analyses (formal association tests are confined to Appendix </w:t>
      </w:r>
      <w:hyperlink w:anchor="app:tests">
        <w:r w:rsidR="00A351B4">
          <w:rPr>
            <w:rStyle w:val="Hyperlink"/>
          </w:rPr>
          <w:t>5</w:t>
        </w:r>
      </w:hyperlink>
      <w:del w:id="439" w:author="Claude" w:date="2026-09-02T16:00:00Z">
        <w:r>
          <w:delText xml:space="preserve"> </w:delText>
        </w:r>
      </w:del>
      <w:ins w:id="440" w:author="Claude" w:date="2026-09-02T16:00:00Z">
        <w:r>
          <w:t xml:space="preserve">, </w:t>
        </w:r>
      </w:ins>
      <w:del w:id="441" w:author="Williams, Hants A" w:date="2026-09-02T09:48:00Z" w16du:dateUtc="2026-09-02T13:48:00Z">
        <w:r>
          <w:delText xml:space="preserve">and </w:delText>
        </w:r>
      </w:del>
      <w:r>
        <w:t xml:space="preserve">labeled exploratory). </w:t>
      </w:r>
    </w:p>
    <w:p w14:paraId="408A8E1B" w14:textId="0E45E52F" w:rsidR="00E80E7E" w:rsidRDefault="008B678E">
      <w:pPr>
        <w:pStyle w:val="FirstParagraph"/>
      </w:pPr>
      <w:ins w:id="442" w:author="Williams, Hants A" w:date="2026-09-02T09:48:00Z" w16du:dateUtc="2026-09-02T13:48:00Z">
        <w:r>
          <w:t xml:space="preserve">It is important to highlight that </w:t>
        </w:r>
      </w:ins>
      <w:del w:id="443" w:author="Williams, Hants A" w:date="2026-09-01T20:29:00Z" w16du:dateUtc="2026-09-02T00:29:00Z">
        <w:r>
          <w:delText>Consistent with Section </w:delText>
        </w:r>
        <w:r>
          <w:fldChar w:fldCharType="begin"/>
        </w:r>
        <w:r>
          <w:delInstrText>HYPERLINK \l "sec:scope" \h</w:delInstrText>
        </w:r>
        <w:r>
          <w:fldChar w:fldCharType="separate"/>
        </w:r>
        <w:r>
          <w:rPr>
            <w:rStyle w:val="Hyperlink"/>
          </w:rPr>
          <w:delText>2.3</w:delText>
        </w:r>
        <w:r>
          <w:fldChar w:fldCharType="end"/>
        </w:r>
        <w:r>
          <w:delText>, this section is a Tier-3 snapshot: verdicts are indexed to the specific systems, adaptation choices, and thresholds involved. The</w:delText>
        </w:r>
      </w:del>
      <w:ins w:id="444" w:author="Williams, Hants A" w:date="2026-09-02T09:48:00Z" w16du:dateUtc="2026-09-02T13:48:00Z">
        <w:r>
          <w:t>t</w:t>
        </w:r>
      </w:ins>
      <w:ins w:id="445" w:author="Williams, Hants A" w:date="2026-09-01T20:29:00Z" w16du:dateUtc="2026-09-02T00:29:00Z">
        <w:r>
          <w:t>hese</w:t>
        </w:r>
      </w:ins>
      <w:r>
        <w:t xml:space="preserve"> applications are illustrative rather than confirmatory. The framework’s designer (HW) performed the task scoring initially with outcome values visible, so the patterns show how the framework organizes known evidence</w:t>
      </w:r>
      <w:del w:id="446" w:author="Williams, Hants A" w:date="2026-09-02T09:48:00Z" w16du:dateUtc="2026-09-02T13:48:00Z">
        <w:r>
          <w:delText>,</w:delText>
        </w:r>
      </w:del>
      <w:r>
        <w:t xml:space="preserve"> and </w:t>
      </w:r>
      <w:del w:id="447" w:author="Williams, Hants A" w:date="2026-09-02T09:48:00Z" w16du:dateUtc="2026-09-02T13:48:00Z">
        <w:r>
          <w:delText xml:space="preserve">thus </w:delText>
        </w:r>
      </w:del>
      <w:r>
        <w:t xml:space="preserve">should not be viewed </w:t>
      </w:r>
      <w:del w:id="448" w:author="Williams, Hants A" w:date="2026-09-02T09:48:00Z" w16du:dateUtc="2026-09-02T13:48:00Z">
        <w:r>
          <w:delText xml:space="preserve">or interpreted </w:delText>
        </w:r>
      </w:del>
      <w:r>
        <w:t>as an independent validation (Sections </w:t>
      </w:r>
      <w:hyperlink w:anchor="sec:methods-retro">
        <w:r>
          <w:rPr>
            <w:rStyle w:val="Hyperlink"/>
          </w:rPr>
          <w:t>3.1</w:t>
        </w:r>
      </w:hyperlink>
      <w:r>
        <w:t xml:space="preserve"> and </w:t>
      </w:r>
      <w:r>
        <w:fldChar w:fldCharType="begin"/>
      </w:r>
      <w:r>
        <w:instrText>HYPERLINK \l "sec:audit" \h</w:instrText>
      </w:r>
      <w:r>
        <w:fldChar w:fldCharType="separate"/>
      </w:r>
      <w:del w:id="449" w:author="Claude" w:date="2026-09-02T16:00:00Z">
        <w:r>
          <w:rPr>
            <w:rStyle w:val="Hyperlink"/>
          </w:rPr>
          <w:delText>3.6.0.5</w:delText>
        </w:r>
      </w:del>
      <w:ins w:id="450" w:author="Claude" w:date="2026-09-02T16:00:00Z">
        <w:r>
          <w:rPr>
            <w:rStyle w:val="Hyperlink"/>
          </w:rPr>
          <w:t>3.6</w:t>
        </w:r>
      </w:ins>
      <w:r>
        <w:fldChar w:fldCharType="end"/>
      </w:r>
      <w:r>
        <w:t>, and Limitations, Section 4).</w:t>
      </w:r>
    </w:p>
    <w:p w14:paraId="1E7A6758" w14:textId="77777777" w:rsidR="00E80E7E" w:rsidRDefault="00000000">
      <w:pPr>
        <w:pStyle w:val="Heading2"/>
      </w:pPr>
      <w:bookmarkStart w:id="451" w:name="sec:methods-retro"/>
      <w:r>
        <w:rPr>
          <w:rStyle w:val="SectionNumber"/>
        </w:rPr>
        <w:t>3.1</w:t>
      </w:r>
      <w:r>
        <w:tab/>
        <w:t>Methods for the Retrospective Application</w:t>
      </w:r>
    </w:p>
    <w:p w14:paraId="58DB6406" w14:textId="77777777" w:rsidR="00E80E7E" w:rsidRDefault="00000000">
      <w:pPr>
        <w:pStyle w:val="FirstParagraph"/>
      </w:pPr>
      <w:r>
        <w:rPr>
          <w:b/>
          <w:bCs/>
        </w:rPr>
        <w:t>Study identification</w:t>
      </w:r>
    </w:p>
    <w:p w14:paraId="58141FE7" w14:textId="77777777" w:rsidR="00936820" w:rsidRDefault="00000000">
      <w:pPr>
        <w:pStyle w:val="BodyText"/>
        <w:rPr>
          <w:ins w:id="452" w:author="Williams, Hants A" w:date="2026-09-01T20:29:00Z" w16du:dateUtc="2026-09-02T00:29:00Z"/>
        </w:rPr>
      </w:pPr>
      <w:r>
        <w:t xml:space="preserve">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 </w:t>
      </w:r>
    </w:p>
    <w:p w14:paraId="378D6897" w14:textId="77777777" w:rsidR="00936820" w:rsidRDefault="00000000">
      <w:pPr>
        <w:pStyle w:val="BodyText"/>
        <w:rPr>
          <w:ins w:id="453" w:author="Williams, Hants A" w:date="2026-09-01T20:29:00Z" w16du:dateUtc="2026-09-02T00:29:00Z"/>
        </w:rPr>
      </w:pPr>
      <w:r>
        <w:t xml:space="preserve">Inclusion required (a) at least one reported SLM-scale model (≤ 9B parameters, the operational cutoff adopted for this snapshot under the functional definition in Section 1), (b) a cloud-scale or larger reference model evaluated on the same task under comparable conditions, and (c) numerical reporting to compute AR. </w:t>
      </w:r>
    </w:p>
    <w:p w14:paraId="739917D6" w14:textId="6D430F79" w:rsidR="00E80E7E" w:rsidRDefault="00000000">
      <w:pPr>
        <w:pStyle w:val="BodyText"/>
      </w:pPr>
      <w:r>
        <w:lastRenderedPageBreak/>
        <w:t xml:space="preserve">Studies reporting only aggregate leaderboard scores without task-level splits, studies not primarily in healthcare, and studies without a comparator were excluded. This procedure is thus a convenience-based retrospective </w:t>
      </w:r>
      <w:del w:id="454" w:author="Williams, Hants A" w:date="2026-09-01T20:29:00Z" w16du:dateUtc="2026-09-02T00:29:00Z">
        <w:r>
          <w:delText>mapping, and</w:delText>
        </w:r>
      </w:del>
      <w:ins w:id="455" w:author="Williams, Hants A" w:date="2026-09-01T20:29:00Z" w16du:dateUtc="2026-09-02T00:29:00Z">
        <w:r>
          <w:t>mapping and</w:t>
        </w:r>
      </w:ins>
      <w:r>
        <w:t xml:space="preserve"> should not be interpreted as a systematic review.</w:t>
      </w:r>
    </w:p>
    <w:p w14:paraId="53346EE4" w14:textId="77777777" w:rsidR="00E80E7E" w:rsidRDefault="00000000">
      <w:pPr>
        <w:pStyle w:val="BodyText"/>
      </w:pPr>
      <w:r>
        <w:rPr>
          <w:b/>
          <w:bCs/>
        </w:rPr>
        <w:t>Structure of the resulting sample</w:t>
      </w:r>
      <w:del w:id="456" w:author="Williams, Hants A" w:date="2026-09-01T20:29:00Z" w16du:dateUtc="2026-09-02T00:29:00Z">
        <w:r>
          <w:rPr>
            <w:b/>
            <w:bCs/>
          </w:rPr>
          <w:delText>..</w:delText>
        </w:r>
      </w:del>
    </w:p>
    <w:p w14:paraId="2E44F411" w14:textId="228BDF9A" w:rsidR="00F67F82" w:rsidRDefault="00000000">
      <w:pPr>
        <w:pStyle w:val="BodyText"/>
        <w:rPr>
          <w:ins w:id="457" w:author="Williams, Hants A" w:date="2026-09-01T20:30:00Z" w16du:dateUtc="2026-09-02T00:30:00Z"/>
        </w:rPr>
      </w:pPr>
      <w:r>
        <w:t>The 22 unique tasks cluster heavily by source</w:t>
      </w:r>
      <w:ins w:id="458" w:author="Williams, Hants A" w:date="2026-09-02T09:55:00Z" w16du:dateUtc="2026-09-02T13:55:00Z">
        <w:r>
          <w:t xml:space="preserve">, with </w:t>
        </w:r>
      </w:ins>
      <w:del w:id="459" w:author="Williams, Hants A" w:date="2026-09-02T09:55:00Z" w16du:dateUtc="2026-09-02T13:55:00Z">
        <w:r>
          <w:delText xml:space="preserve">: </w:delText>
        </w:r>
      </w:del>
      <w:r>
        <w:t xml:space="preserve">one study (MedS-Bench [37]) </w:t>
      </w:r>
      <w:del w:id="460" w:author="Claude" w:date="2026-09-01T16:00:00Z">
        <w:r>
          <w:delText>contributes seven tasks which all evaluated</w:delText>
        </w:r>
      </w:del>
      <w:ins w:id="461" w:author="Claude" w:date="2026-09-01T16:00:00Z">
        <w:del w:id="462" w:author="Williams, Hants A" w:date="2026-09-02T09:55:00Z" w16du:dateUtc="2026-09-02T13:55:00Z">
          <w:r>
            <w:delText>contributes</w:delText>
          </w:r>
        </w:del>
      </w:ins>
      <w:ins w:id="463" w:author="Williams, Hants A" w:date="2026-09-02T09:55:00Z" w16du:dateUtc="2026-09-02T13:55:00Z">
        <w:r>
          <w:t>contributing</w:t>
        </w:r>
      </w:ins>
      <w:ins w:id="464" w:author="Claude" w:date="2026-09-01T16:00:00Z">
        <w:r>
          <w:t xml:space="preserve"> seven tasks, </w:t>
        </w:r>
        <w:del w:id="465" w:author="Williams, Hants A" w:date="2026-09-02T09:55:00Z" w16du:dateUtc="2026-09-02T13:55:00Z">
          <w:r>
            <w:delText>all evaluated</w:delText>
          </w:r>
        </w:del>
      </w:ins>
      <w:del w:id="466" w:author="Williams, Hants A" w:date="2026-09-02T09:55:00Z" w16du:dateUtc="2026-09-02T13:55:00Z">
        <w:r>
          <w:delText xml:space="preserve"> with the same instruction-tuned SLM checkpoint (MMedIns-Llama3-8B) against the same reference (GPT-4), </w:delText>
        </w:r>
      </w:del>
      <w:r>
        <w:t xml:space="preserve">and three further studies </w:t>
      </w:r>
      <w:del w:id="467" w:author="Claude" w:date="2026-09-02T16:00:00Z">
        <w:r>
          <w:delText>contribute two or three tasks each</w:delText>
        </w:r>
      </w:del>
      <w:ins w:id="468" w:author="Claude" w:date="2026-09-02T16:00:00Z">
        <w:r>
          <w:t>contributing two or three tasks each</w:t>
        </w:r>
      </w:ins>
      <w:r>
        <w:t xml:space="preserve">. The following </w:t>
      </w:r>
      <w:del w:id="469" w:author="Williams, Hants A" w:date="2026-09-01T20:30:00Z" w16du:dateUtc="2026-09-02T00:30:00Z">
        <w:r>
          <w:delText xml:space="preserve">presentation </w:delText>
        </w:r>
      </w:del>
      <w:ins w:id="470" w:author="Williams, Hants A" w:date="2026-09-01T20:30:00Z" w16du:dateUtc="2026-09-02T00:30:00Z">
        <w:r>
          <w:t xml:space="preserve">data </w:t>
        </w:r>
      </w:ins>
      <w:r>
        <w:t>is</w:t>
      </w:r>
      <w:ins w:id="471" w:author="Williams, Hants A" w:date="2026-09-01T20:31:00Z" w16du:dateUtc="2026-09-02T00:31:00Z">
        <w:r>
          <w:t xml:space="preserve"> thus</w:t>
        </w:r>
      </w:ins>
      <w:r>
        <w:t xml:space="preserve"> descriptive and the sensitivity analyses in Section </w:t>
      </w:r>
      <w:hyperlink w:anchor="sec:results">
        <w:r w:rsidR="00F67F82">
          <w:rPr>
            <w:rStyle w:val="Hyperlink"/>
          </w:rPr>
          <w:t>3.6</w:t>
        </w:r>
      </w:hyperlink>
      <w:r>
        <w:t xml:space="preserve"> quantify how much each source cluster drives the overall aggregate-level picture. </w:t>
      </w:r>
    </w:p>
    <w:p w14:paraId="1D8F0E4D" w14:textId="6BEA065D" w:rsidR="00E80E7E" w:rsidDel="00E0279B" w:rsidRDefault="00000000">
      <w:pPr>
        <w:pStyle w:val="BodyText"/>
        <w:rPr>
          <w:del w:id="472" w:author="Williams, Hants A" w:date="2026-09-01T20:31:00Z" w16du:dateUtc="2026-09-02T00:31:00Z"/>
        </w:rPr>
      </w:pPr>
      <w:commentRangeStart w:id="473"/>
      <w:commentRangeStart w:id="474"/>
      <w:commentRangeStart w:id="475"/>
      <w:del w:id="476" w:author="Williams, Hants A" w:date="2026-09-01T20:31:00Z" w16du:dateUtc="2026-09-02T00:31:00Z">
        <w:r>
          <w:delText>Two facts about the largest cluster matter for overall interpretation and more specifically for Table </w:delText>
        </w:r>
        <w:r>
          <w:fldChar w:fldCharType="begin"/>
        </w:r>
        <w:r>
          <w:delInstrText>HYPERLINK \l "tab:extended" \h</w:delInstrText>
        </w:r>
        <w:r>
          <w:fldChar w:fldCharType="separate"/>
        </w:r>
        <w:r>
          <w:rPr>
            <w:rStyle w:val="Hyperlink"/>
          </w:rPr>
          <w:delText>5</w:delText>
        </w:r>
        <w:r>
          <w:fldChar w:fldCharType="end"/>
        </w:r>
        <w:r>
          <w:delText>: the GPT-4 reference in the MedS-Bench rows was evaluated with 3-shot prompting (zero-shot for the USMLE medical-QA row only), and MMedIns-Llama3-8B was instruction-tuned on a corpus (MedS-Ins) whose task categories include those of the evaluation benchmark with no held-out protocol described in the source.</w:delText>
        </w:r>
      </w:del>
      <w:ins w:id="477" w:author="Claude" w:date="2026-09-01T16:00:00Z">
        <w:del w:id="478" w:author="Williams, Hants A" w:date="2026-09-01T20:31:00Z" w16du:dateUtc="2026-09-02T00:31:00Z">
          <w:r>
            <w:delText xml:space="preserve"> In plain terms, these two facts can make the small model look better than it would in fair, independent testing: its instruction tuning may have exposed it to very similar tasks, while the reference model answered from only a few examples. AR values from this cluster are therefore best read as an upper bound on the small model’s advantage.</w:delText>
          </w:r>
        </w:del>
      </w:ins>
      <w:commentRangeEnd w:id="473"/>
      <w:del w:id="479" w:author="Williams, Hants A" w:date="2026-09-01T20:31:00Z" w16du:dateUtc="2026-09-02T00:31:00Z">
        <w:r>
          <w:rPr>
            <w:rStyle w:val="CommentReference"/>
            <w:sz w:val="24"/>
            <w:szCs w:val="24"/>
          </w:rPr>
          <w:commentReference w:id="473"/>
        </w:r>
        <w:commentRangeEnd w:id="474"/>
        <w:r>
          <w:rPr>
            <w:rStyle w:val="CommentReference"/>
            <w:sz w:val="24"/>
            <w:szCs w:val="24"/>
          </w:rPr>
          <w:commentReference w:id="474"/>
        </w:r>
        <w:commentRangeEnd w:id="475"/>
        <w:r>
          <w:rPr>
            <w:rStyle w:val="CommentReference"/>
            <w:sz w:val="24"/>
            <w:szCs w:val="24"/>
          </w:rPr>
          <w:commentReference w:id="475"/>
        </w:r>
      </w:del>
    </w:p>
    <w:p w14:paraId="142461EA" w14:textId="2BAB9A5C" w:rsidR="00E80E7E" w:rsidRDefault="00000000">
      <w:pPr>
        <w:pStyle w:val="BodyText"/>
      </w:pPr>
      <w:r>
        <w:rPr>
          <w:b/>
          <w:bCs/>
        </w:rPr>
        <w:t xml:space="preserve">Axis scoring and </w:t>
      </w:r>
      <w:del w:id="480" w:author="Williams, Hants A" w:date="2026-09-01T20:31:00Z" w16du:dateUtc="2026-09-02T00:31:00Z">
        <w:r>
          <w:rPr>
            <w:b/>
            <w:bCs/>
          </w:rPr>
          <w:delText xml:space="preserve">its </w:delText>
        </w:r>
      </w:del>
      <w:r>
        <w:rPr>
          <w:b/>
          <w:bCs/>
        </w:rPr>
        <w:t>blinding status</w:t>
      </w:r>
    </w:p>
    <w:p w14:paraId="67774318" w14:textId="18233C19" w:rsidR="00E0279B" w:rsidRDefault="00000000">
      <w:pPr>
        <w:pStyle w:val="BodyText"/>
        <w:rPr>
          <w:ins w:id="481" w:author="Williams, Hants A" w:date="2026-09-01T20:32:00Z" w16du:dateUtc="2026-09-02T00:32:00Z"/>
        </w:rPr>
      </w:pPr>
      <w:r>
        <w:t xml:space="preserve">Each task was scored on (r, k, o) by the manuscript author using the rubrics </w:t>
      </w:r>
      <w:ins w:id="482" w:author="Williams, Hants A" w:date="2026-09-02T09:56:00Z" w16du:dateUtc="2026-09-02T13:56:00Z">
        <w:r>
          <w:t>(</w:t>
        </w:r>
      </w:ins>
      <w:del w:id="483" w:author="Williams, Hants A" w:date="2026-09-02T09:56:00Z" w16du:dateUtc="2026-09-02T13:56:00Z">
        <w:r>
          <w:delText xml:space="preserve">in </w:delText>
        </w:r>
      </w:del>
      <w:r>
        <w:t>Section 2.1</w:t>
      </w:r>
      <w:del w:id="484" w:author="Williams, Hants A" w:date="2026-09-02T09:56:00Z" w16du:dateUtc="2026-09-02T13:56:00Z">
        <w:r>
          <w:delText>,</w:delText>
        </w:r>
      </w:del>
      <w:ins w:id="485" w:author="Williams, Hants A" w:date="2026-09-02T09:56:00Z" w16du:dateUtc="2026-09-02T13:56:00Z">
        <w:r>
          <w:t>)</w:t>
        </w:r>
      </w:ins>
      <w:r>
        <w:t xml:space="preserve"> based on the task description, example inputs, and target outputs</w:t>
      </w:r>
      <w:del w:id="486" w:author="Williams, Hants A" w:date="2026-09-02T09:56:00Z" w16du:dateUtc="2026-09-02T13:56:00Z">
        <w:r>
          <w:delText xml:space="preserve"> as presented in the source benchmark</w:delText>
        </w:r>
      </w:del>
      <w:r>
        <w:t>. When a source reported multiple tasks</w:t>
      </w:r>
      <w:del w:id="487" w:author="Williams, Hants A" w:date="2026-09-02T09:56:00Z" w16du:dateUtc="2026-09-02T13:56:00Z">
        <w:r>
          <w:delText>,</w:delText>
        </w:r>
      </w:del>
      <w:r>
        <w:t xml:space="preserve"> each </w:t>
      </w:r>
      <w:ins w:id="488" w:author="Williams, Hants A" w:date="2026-09-02T09:56:00Z" w16du:dateUtc="2026-09-02T13:56:00Z">
        <w:r>
          <w:t xml:space="preserve">task </w:t>
        </w:r>
      </w:ins>
      <w:r>
        <w:t xml:space="preserve">was scored separately. </w:t>
      </w:r>
      <w:del w:id="489" w:author="Claude" w:date="2026-09-01T16:00:00Z">
        <w:r>
          <w:delText>Ambiguous cases were scored conservatively, higher level on the disputed axis.</w:delText>
        </w:r>
      </w:del>
      <w:ins w:id="490" w:author="Claude" w:date="2026-09-01T16:00:00Z">
        <w:r>
          <w:t>Ambiguous cases were scored conservatively (the higher level on the disputed axis).</w:t>
        </w:r>
      </w:ins>
      <w:r>
        <w:t xml:space="preserve"> </w:t>
      </w:r>
      <w:del w:id="491" w:author="Claude" w:date="2026-09-01T16:00:00Z">
        <w:r>
          <w:delText>Two facts about this scoring must be stated plainly.</w:delText>
        </w:r>
      </w:del>
      <w:ins w:id="492" w:author="Claude" w:date="2026-09-01T16:00:00Z">
        <w:r>
          <w:t>Two caveats about this scoring</w:t>
        </w:r>
      </w:ins>
      <w:ins w:id="493" w:author="Williams, Hants A" w:date="2026-09-01T20:32:00Z" w16du:dateUtc="2026-09-02T00:32:00Z">
        <w:r>
          <w:t xml:space="preserve"> approach</w:t>
        </w:r>
      </w:ins>
      <w:ins w:id="494" w:author="Claude" w:date="2026-09-01T16:00:00Z">
        <w:r>
          <w:t xml:space="preserve"> are important</w:t>
        </w:r>
      </w:ins>
      <w:ins w:id="495" w:author="Williams, Hants A" w:date="2026-09-01T20:31:00Z" w16du:dateUtc="2026-09-02T00:31:00Z">
        <w:r>
          <w:t xml:space="preserve"> to highlight</w:t>
        </w:r>
      </w:ins>
      <w:ins w:id="496" w:author="Claude" w:date="2026-09-01T16:00:00Z">
        <w:r>
          <w:t>.</w:t>
        </w:r>
      </w:ins>
      <w:r>
        <w:t xml:space="preserve"> First, it is single-rater</w:t>
      </w:r>
      <w:del w:id="497" w:author="Williams, Hants A" w:date="2026-09-01T20:32:00Z" w16du:dateUtc="2026-09-02T00:32:00Z">
        <w:r>
          <w:delText>,</w:delText>
        </w:r>
      </w:del>
      <w:r>
        <w:t xml:space="preserve"> and the rater is the framework’s designer. Second, the original scoring pass, the one used in Table </w:t>
      </w:r>
      <w:hyperlink w:anchor="tab:extended">
        <w:r w:rsidR="00E0279B">
          <w:rPr>
            <w:rStyle w:val="Hyperlink"/>
          </w:rPr>
          <w:t>5</w:t>
        </w:r>
      </w:hyperlink>
      <w:r>
        <w:t>, was performed with the source studies’ results in view</w:t>
      </w:r>
      <w:del w:id="498" w:author="Williams, Hants A" w:date="2026-09-01T20:32:00Z" w16du:dateUtc="2026-09-02T00:32:00Z">
        <w:r>
          <w:delText>,</w:delText>
        </w:r>
      </w:del>
      <w:r>
        <w:t xml:space="preserve"> so it was </w:t>
      </w:r>
      <w:r>
        <w:rPr>
          <w:i/>
          <w:iCs/>
        </w:rPr>
        <w:t>not</w:t>
      </w:r>
      <w:del w:id="499" w:author="Claude" w:date="2026-09-01T16:00:00Z">
        <w:r>
          <w:delText xml:space="preserve"> blind to the outcomes it is compared against; assigning a predictor with knowledge of the outcome is a stronger threat to validity than single-rater subjectivity alone, and the two are reported separately here. </w:delText>
        </w:r>
      </w:del>
      <w:ins w:id="500" w:author="Claude" w:date="2026-09-01T16:00:00Z">
        <w:r>
          <w:t xml:space="preserve"> blind to the outcomes it is compared against. </w:t>
        </w:r>
      </w:ins>
    </w:p>
    <w:p w14:paraId="458B7DE1" w14:textId="04DC1B95" w:rsidR="00983DAE" w:rsidRPr="00467DD8" w:rsidRDefault="00000000">
      <w:pPr>
        <w:pStyle w:val="BodyText"/>
        <w:rPr>
          <w:ins w:id="501" w:author="Williams, Hants A" w:date="2026-09-01T20:33:00Z" w16du:dateUtc="2026-09-02T00:33:00Z"/>
        </w:rPr>
      </w:pPr>
      <w:ins w:id="502" w:author="Claude" w:date="2026-09-01T16:00:00Z">
        <w:del w:id="503" w:author="Williams, Hants A" w:date="2026-09-01T20:32:00Z" w16du:dateUtc="2026-09-02T00:32:00Z">
          <w:r>
            <w:delText xml:space="preserve">Scoring tasks while already knowing how the models performed is the more serious of the two problems, because it can pull the scores toward the expected pattern; the two issues are therefore reported separately. </w:delText>
          </w:r>
        </w:del>
      </w:ins>
      <w:r>
        <w:t xml:space="preserve">To audit the procedure, the same </w:t>
      </w:r>
      <w:del w:id="504" w:author="Claude" w:date="2026-09-02T16:00:00Z">
        <w:r>
          <w:delText>author later re-scored</w:delText>
        </w:r>
      </w:del>
      <w:ins w:id="505" w:author="Claude" w:date="2026-09-02T16:00:00Z">
        <w:r>
          <w:t>author re-scored</w:t>
        </w:r>
      </w:ins>
      <w:r>
        <w:t xml:space="preserve"> all axis-scoreable tasks against only the task descriptions</w:t>
      </w:r>
      <w:ins w:id="506" w:author="Williams, Hants A" w:date="2026-09-01T20:32:00Z" w16du:dateUtc="2026-09-02T00:32:00Z">
        <w:r>
          <w:t xml:space="preserve"> several days later</w:t>
        </w:r>
      </w:ins>
      <w:del w:id="507" w:author="Williams, Hants A" w:date="2026-09-02T09:56:00Z" w16du:dateUtc="2026-09-02T13:56:00Z">
        <w:r>
          <w:delText>,</w:delText>
        </w:r>
      </w:del>
      <w:r>
        <w:t xml:space="preserve"> without reference to the original scores or any AR values</w:t>
      </w:r>
      <w:del w:id="508" w:author="Williams, Hants A" w:date="2026-09-02T09:57:00Z" w16du:dateUtc="2026-09-02T13:57:00Z">
        <w:r>
          <w:delText>,</w:delText>
        </w:r>
      </w:del>
      <w:del w:id="509" w:author="Williams, Hants A" w:date="2026-09-01T20:32:00Z" w16du:dateUtc="2026-09-02T00:32:00Z">
        <w:r>
          <w:delText xml:space="preserve"> several days after the original pass</w:delText>
        </w:r>
      </w:del>
      <w:r>
        <w:t>. This outcome-blind second pass is used in Section </w:t>
      </w:r>
      <w:hyperlink w:anchor="sec:results">
        <w:r w:rsidR="00983DAE">
          <w:rPr>
            <w:rStyle w:val="Hyperlink"/>
          </w:rPr>
          <w:t>3.6</w:t>
        </w:r>
      </w:hyperlink>
      <w:r>
        <w:t xml:space="preserve"> both as a stability check </w:t>
      </w:r>
      <w:del w:id="510" w:author="Williams, Hants A" w:date="2026-09-02T09:57:00Z" w16du:dateUtc="2026-09-02T13:57:00Z">
        <w:r>
          <w:delText xml:space="preserve">(per-axis agreement, κ, and the direction of every disagreement) </w:delText>
        </w:r>
      </w:del>
      <w:r>
        <w:t xml:space="preserve">and as an alternative scoring under which </w:t>
      </w:r>
      <w:del w:id="511" w:author="Williams, Hants A" w:date="2026-09-02T09:57:00Z" w16du:dateUtc="2026-09-02T13:57:00Z">
        <w:r>
          <w:delText xml:space="preserve">all headline </w:delText>
        </w:r>
      </w:del>
      <w:r>
        <w:t xml:space="preserve">patterns are </w:t>
      </w:r>
      <w:del w:id="512" w:author="Williams, Hants A" w:date="2026-09-02T09:57:00Z" w16du:dateUtc="2026-09-02T13:57:00Z">
        <w:r>
          <w:delText>recomputed</w:delText>
        </w:r>
      </w:del>
      <w:ins w:id="513" w:author="Williams, Hants A" w:date="2026-09-02T09:57:00Z" w16du:dateUtc="2026-09-02T13:57:00Z">
        <w:r>
          <w:t>reassessed</w:t>
        </w:r>
      </w:ins>
      <w:r>
        <w:t xml:space="preserve">. Neither </w:t>
      </w:r>
      <w:del w:id="514" w:author="Williams, Hants A" w:date="2026-09-02T09:57:00Z" w16du:dateUtc="2026-09-02T13:57:00Z">
        <w:r>
          <w:delText xml:space="preserve">pass </w:delText>
        </w:r>
      </w:del>
      <w:ins w:id="515" w:author="Williams, Hants A" w:date="2026-09-02T09:57:00Z" w16du:dateUtc="2026-09-02T13:57:00Z">
        <w:del w:id="516" w:author="Claude" w:date="2026-09-02T16:00:00Z">
          <w:r>
            <w:delText>though</w:delText>
          </w:r>
        </w:del>
      </w:ins>
      <w:ins w:id="517" w:author="Claude" w:date="2026-09-02T16:00:00Z">
        <w:r>
          <w:t>approach, though,</w:t>
        </w:r>
      </w:ins>
      <w:ins w:id="518" w:author="Williams, Hants A" w:date="2026-09-02T09:57:00Z" w16du:dateUtc="2026-09-02T13:57:00Z">
        <w:r>
          <w:t xml:space="preserve"> </w:t>
        </w:r>
      </w:ins>
      <w:r>
        <w:t xml:space="preserve">substitutes for </w:t>
      </w:r>
      <w:del w:id="519" w:author="Williams, Hants A" w:date="2026-09-02T09:57:00Z" w16du:dateUtc="2026-09-02T13:57:00Z">
        <w:r>
          <w:delText xml:space="preserve">the </w:delText>
        </w:r>
      </w:del>
      <w:ins w:id="520" w:author="Williams, Hants A" w:date="2026-09-02T09:57:00Z" w16du:dateUtc="2026-09-02T13:57:00Z">
        <w:r>
          <w:t xml:space="preserve">a </w:t>
        </w:r>
      </w:ins>
      <w:r>
        <w:t xml:space="preserve">blinded multi-annotator </w:t>
      </w:r>
      <w:del w:id="521" w:author="Williams, Hants A" w:date="2026-09-02T09:57:00Z" w16du:dateUtc="2026-09-02T13:57:00Z">
        <w:r>
          <w:delText xml:space="preserve">study </w:delText>
        </w:r>
      </w:del>
      <w:ins w:id="522" w:author="Williams, Hants A" w:date="2026-09-02T09:57:00Z" w16du:dateUtc="2026-09-02T13:57:00Z">
        <w:r>
          <w:t xml:space="preserve">method </w:t>
        </w:r>
      </w:ins>
      <w:r>
        <w:t xml:space="preserve">that remains </w:t>
      </w:r>
      <w:ins w:id="523" w:author="Williams, Hants A" w:date="2026-09-02T09:57:00Z" w16du:dateUtc="2026-09-02T13:57:00Z">
        <w:r>
          <w:t xml:space="preserve">for </w:t>
        </w:r>
      </w:ins>
      <w:r>
        <w:t>future work. All data, scoring files, and analysis scripts are provided in the companion repository (see the Data Availability statement).</w:t>
      </w:r>
    </w:p>
    <w:p w14:paraId="1CD8CE11" w14:textId="5A58B0F4" w:rsidR="00E80E7E" w:rsidRDefault="00000000">
      <w:pPr>
        <w:pStyle w:val="BodyText"/>
      </w:pPr>
      <w:r>
        <w:rPr>
          <w:b/>
          <w:bCs/>
        </w:rPr>
        <w:t>Analysis</w:t>
      </w:r>
    </w:p>
    <w:p w14:paraId="14B80948" w14:textId="1A54C306" w:rsidR="00467DD8" w:rsidDel="009B726F" w:rsidRDefault="00000000">
      <w:pPr>
        <w:pStyle w:val="BodyText"/>
        <w:rPr>
          <w:del w:id="524" w:author="Williams, Hants A" w:date="2026-09-02T10:02:00Z" w16du:dateUtc="2026-09-02T14:02:00Z"/>
        </w:rPr>
      </w:pPr>
      <w:r>
        <w:t>The primary analysis is descriptive with mean, median, and range of AR by axis sum and separately by r and k level, with envelope membership counted at AR ≥ 0.80/0.90/0.95</w:t>
      </w:r>
      <w:del w:id="525" w:author="Williams, Hants A" w:date="2026-09-02T10:02:00Z" w16du:dateUtc="2026-09-02T14:02:00Z">
        <w:r>
          <w:delText xml:space="preserve"> (o admits no per-level analysis; see Section </w:delText>
        </w:r>
        <w:r>
          <w:fldChar w:fldCharType="begin"/>
        </w:r>
        <w:r>
          <w:delInstrText>HYPERLINK \l "sec:scope" \h</w:delInstrText>
        </w:r>
        <w:r>
          <w:fldChar w:fldCharType="separate"/>
        </w:r>
        <w:r>
          <w:rPr>
            <w:rStyle w:val="Hyperlink"/>
          </w:rPr>
          <w:delText>2.3</w:delText>
        </w:r>
        <w:r>
          <w:fldChar w:fldCharType="end"/>
        </w:r>
        <w:r>
          <w:delText>)</w:delText>
        </w:r>
      </w:del>
      <w:r>
        <w:t>. Because no institutional latency target can be supplied retrospectively, snapshot verdicts apply the accuracy criterion (Equation </w:t>
      </w:r>
      <w:hyperlink w:anchor="eq:ar">
        <w:r w:rsidR="00467DD8">
          <w:rPr>
            <w:rStyle w:val="Hyperlink"/>
          </w:rPr>
          <w:t>[eq:ar]</w:t>
        </w:r>
      </w:hyperlink>
      <w:r>
        <w:t>)</w:t>
      </w:r>
      <w:del w:id="526" w:author="Williams, Hants A" w:date="2026-09-02T10:03:00Z" w16du:dateUtc="2026-09-02T14:03:00Z">
        <w:r>
          <w:delText xml:space="preserve"> alone</w:delText>
        </w:r>
      </w:del>
      <w:r>
        <w:t xml:space="preserve">, </w:t>
      </w:r>
      <w:del w:id="527" w:author="Claude" w:date="2026-09-01T16:00:00Z">
        <w:r>
          <w:delText>the absolute latency check is a deployment-time test.</w:delText>
        </w:r>
      </w:del>
      <w:ins w:id="528" w:author="Claude" w:date="2026-09-01T16:00:00Z">
        <w:del w:id="529" w:author="Claude" w:date="2026-09-02T16:00:00Z">
          <w:r>
            <w:delText>while the absolute latency check (L_max) must wait for deployment when an institution knows its own latency requirement.</w:delText>
          </w:r>
        </w:del>
      </w:ins>
      <w:ins w:id="530" w:author="Claude" w:date="2026-09-02T16:00:00Z">
        <w:r>
          <w:t>while the absolute latency target (L_max) is checked later</w:t>
        </w:r>
        <w:del w:id="531" w:author="Williams, Hants A" w:date="2026-09-02T19:34:00Z" w16du:dateUtc="2026-09-02T23:34:00Z">
          <w:r w:rsidDel="006C6897">
            <w:delText>,</w:delText>
          </w:r>
        </w:del>
        <w:r>
          <w:t xml:space="preserve"> at deployment</w:t>
        </w:r>
        <w:del w:id="532" w:author="Williams, Hants A" w:date="2026-09-02T19:34:00Z" w16du:dateUtc="2026-09-02T23:34:00Z">
          <w:r w:rsidDel="006C6897">
            <w:delText>,</w:delText>
          </w:r>
        </w:del>
        <w:r>
          <w:t xml:space="preserve"> because each institution sets its own speed requirement.</w:t>
        </w:r>
      </w:ins>
      <w:r>
        <w:t xml:space="preserve"> </w:t>
      </w:r>
    </w:p>
    <w:p w14:paraId="48B03A69" w14:textId="77777777" w:rsidR="00467DD8" w:rsidRDefault="00467DD8">
      <w:pPr>
        <w:pStyle w:val="BodyText"/>
      </w:pPr>
    </w:p>
    <w:p w14:paraId="201C97BA" w14:textId="77777777" w:rsidR="00467DD8" w:rsidRDefault="00000000">
      <w:pPr>
        <w:pStyle w:val="BodyText"/>
      </w:pPr>
      <w:r>
        <w:t xml:space="preserve">Sensitivity analyses </w:t>
      </w:r>
      <w:del w:id="533" w:author="Claude" w:date="2026-09-02T16:00:00Z">
        <w:r>
          <w:delText xml:space="preserve">recompute the headline patterns under </w:delText>
        </w:r>
      </w:del>
      <w:ins w:id="534" w:author="Claude" w:date="2026-09-02T16:00:00Z">
        <w:r>
          <w:t xml:space="preserve">were performed to test whether the main patterns hold under </w:t>
        </w:r>
      </w:ins>
      <w:r>
        <w:t>(a) the outcome-blind re-score, (b) leave-one-study-out deletion, (c) every possible one-task-per-study subsample, (d) removal of the two axis-sum-7 tasks, and (e) removal of the MedS-Bench cluster. The scoring audit reports agreement,</w:t>
      </w:r>
      <w:del w:id="535" w:author="Claude" w:date="2026-09-02T16:00:00Z">
        <w:r>
          <w:delText xml:space="preserve"> κ (</w:delText>
        </w:r>
      </w:del>
      <w:ins w:id="536" w:author="Claude" w:date="2026-09-02T16:00:00Z">
        <w:r>
          <w:t xml:space="preserve"> κ</w:t>
        </w:r>
      </w:ins>
      <w:commentRangeStart w:id="537"/>
      <w:commentRangeStart w:id="538"/>
      <w:del w:id="539" w:author="Claude" w:date="2026-09-02T16:00:00Z">
        <w:r>
          <w:delText>unweighted and linearly weighted</w:delText>
        </w:r>
      </w:del>
      <w:commentRangeEnd w:id="537"/>
      <w:r>
        <w:rPr>
          <w:rStyle w:val="CommentReference"/>
          <w:sz w:val="24"/>
          <w:szCs w:val="24"/>
        </w:rPr>
        <w:commentReference w:id="537"/>
      </w:r>
      <w:commentRangeEnd w:id="538"/>
      <w:r>
        <w:rPr>
          <w:rStyle w:val="CommentReference"/>
          <w:sz w:val="24"/>
          <w:szCs w:val="24"/>
        </w:rPr>
        <w:commentReference w:id="538"/>
      </w:r>
      <w:del w:id="540" w:author="Claude" w:date="2026-09-02T16:00:00Z">
        <w:r>
          <w:delText>), the direction of all disagreements</w:delText>
        </w:r>
      </w:del>
      <w:ins w:id="541" w:author="Claude" w:date="2026-09-02T16:00:00Z">
        <w:r>
          <w:t>, the direction of all disagreements</w:t>
        </w:r>
      </w:ins>
      <w:r>
        <w:t xml:space="preserve"> with an exact sign test, and Bowker’s test of marginal homogeneity [38]. </w:t>
      </w:r>
    </w:p>
    <w:p w14:paraId="44662BFB" w14:textId="6EEAB012" w:rsidR="00E80E7E" w:rsidRDefault="00000000">
      <w:pPr>
        <w:pStyle w:val="BodyText"/>
      </w:pPr>
      <w:del w:id="542" w:author="Claude" w:date="2026-09-02T16:00:00Z">
        <w:r>
          <w:delText>The 4-bit quantization variant (Table </w:delText>
        </w:r>
      </w:del>
      <w:r w:rsidR="00E80E7E">
        <w:fldChar w:fldCharType="begin"/>
      </w:r>
      <w:r w:rsidR="00E80E7E">
        <w:instrText>HYPERLINK \l "tab:extended" \h</w:instrText>
      </w:r>
      <w:r w:rsidR="00E80E7E">
        <w:fldChar w:fldCharType="separate"/>
      </w:r>
      <w:del w:id="543" w:author="Claude" w:date="2026-09-02T16:00:00Z">
        <w:r w:rsidR="00E80E7E">
          <w:rPr>
            <w:rStyle w:val="Hyperlink"/>
          </w:rPr>
          <w:delText>5</w:delText>
        </w:r>
      </w:del>
      <w:r w:rsidR="00E80E7E">
        <w:fldChar w:fldCharType="end"/>
      </w:r>
      <w:del w:id="544" w:author="Claude" w:date="2026-09-02T16:00:00Z">
        <w:r>
          <w:delText>) is excluded from unique-task counts, and the composite multi-task row (no single axis profile) from axis-based analyses. Fisher exact, odds-ratio, and Cochran–Armitage trend statistics are reported in Appendix </w:delText>
        </w:r>
      </w:del>
      <w:ins w:id="545" w:author="Claude" w:date="2026-09-02T16:00:00Z">
        <w:r>
          <w:t xml:space="preserve">Formal association tests are reported in Appendix </w:t>
        </w:r>
      </w:ins>
      <w:hyperlink w:anchor="app:tests">
        <w:r w:rsidR="00E80E7E">
          <w:rPr>
            <w:rStyle w:val="Hyperlink"/>
          </w:rPr>
          <w:t>5</w:t>
        </w:r>
      </w:hyperlink>
      <w:r>
        <w:t xml:space="preserve"> and are exploratory</w:t>
      </w:r>
      <w:del w:id="546" w:author="Williams, Hants A" w:date="2026-09-02T10:03:00Z" w16du:dateUtc="2026-09-02T14:03:00Z">
        <w:r>
          <w:delText xml:space="preserve"> </w:delText>
        </w:r>
        <w:commentRangeStart w:id="547"/>
        <w:commentRangeStart w:id="548"/>
        <w:r>
          <w:delText>because the clustering, the non-blind primary scoring, and the sparsity of the high-axis region (three unique tasks at axis sum ≥ 6) leave them without a valid inferential interpretation here</w:delText>
        </w:r>
      </w:del>
      <w:r>
        <w:t>.</w:t>
      </w:r>
      <w:commentRangeEnd w:id="547"/>
      <w:r>
        <w:rPr>
          <w:rStyle w:val="CommentReference"/>
          <w:sz w:val="24"/>
          <w:szCs w:val="24"/>
        </w:rPr>
        <w:commentReference w:id="547"/>
      </w:r>
      <w:commentRangeEnd w:id="548"/>
      <w:r>
        <w:rPr>
          <w:rStyle w:val="CommentReference"/>
          <w:sz w:val="24"/>
          <w:szCs w:val="24"/>
        </w:rPr>
        <w:commentReference w:id="548"/>
      </w:r>
    </w:p>
    <w:p w14:paraId="1EB212CE" w14:textId="77777777" w:rsidR="00E80E7E" w:rsidRDefault="00000000">
      <w:pPr>
        <w:pStyle w:val="Heading2"/>
      </w:pPr>
      <w:bookmarkStart w:id="549" w:name="sec:vignette-a"/>
      <w:bookmarkEnd w:id="451"/>
      <w:r>
        <w:rPr>
          <w:rStyle w:val="SectionNumber"/>
        </w:rPr>
        <w:lastRenderedPageBreak/>
        <w:t>3.2</w:t>
      </w:r>
      <w:r>
        <w:tab/>
        <w:t>Vignette A: Inside the Envelope (Pathology Structured-Data Extraction)</w:t>
      </w:r>
    </w:p>
    <w:p w14:paraId="30881B6A" w14:textId="25F2A42F" w:rsidR="00E80E7E" w:rsidRDefault="00000000">
      <w:pPr>
        <w:pStyle w:val="FirstParagraph"/>
      </w:pPr>
      <w:r>
        <w:t>The first case is extraction of structured parameters from free-text pathology reports [39], the only task in the snapshot for which both AR and LE</w:t>
      </w:r>
      <w:ins w:id="550" w:author="Claude" w:date="2026-09-02T16:00:00Z">
        <w:r>
          <w:t xml:space="preserve"> are computable</w:t>
        </w:r>
      </w:ins>
      <w:r>
        <w:t>. The model receives a pathology report and must populate a fixed set of fields. Under FIT-SLM-HC the task scores (1, 2, 1): reasoning is extraction (r=1), the vocabulary is specialist pathology terminology (k=2), and the output is a deterministic structure (o=1).</w:t>
      </w:r>
    </w:p>
    <w:p w14:paraId="70907C49" w14:textId="2A079AA1" w:rsidR="00E80E7E" w:rsidRDefault="00000000">
      <w:pPr>
        <w:pStyle w:val="BodyText"/>
      </w:pPr>
      <w:del w:id="551" w:author="Claude" w:date="2026-09-01T16:00:00Z">
        <w:r>
          <w:delText>For the studies English-language dataset</w:delText>
        </w:r>
      </w:del>
      <w:ins w:id="552" w:author="Claude" w:date="2026-09-01T16:00:00Z">
        <w:del w:id="553" w:author="Williams, Hants A" w:date="2026-09-02T07:13:00Z" w16du:dateUtc="2026-09-02T11:13:00Z">
          <w:r>
            <w:delText>For the study’s English-language dataset</w:delText>
          </w:r>
        </w:del>
      </w:ins>
      <w:del w:id="554" w:author="Williams, Hants A" w:date="2026-09-02T07:13:00Z" w16du:dateUtc="2026-09-02T11:13:00Z">
        <w:r>
          <w:delText>,</w:delText>
        </w:r>
      </w:del>
      <w:ins w:id="555" w:author="Williams, Hants A" w:date="2026-09-02T07:13:00Z" w16du:dateUtc="2026-09-02T11:13:00Z">
        <w:r>
          <w:t>For this study, the</w:t>
        </w:r>
      </w:ins>
      <w:r>
        <w:t xml:space="preserve"> Llama3-8B </w:t>
      </w:r>
      <w:ins w:id="556" w:author="Williams, Hants A" w:date="2026-09-02T07:13:00Z" w16du:dateUtc="2026-09-02T11:13:00Z">
        <w:r>
          <w:t xml:space="preserve">model </w:t>
        </w:r>
      </w:ins>
      <w:r>
        <w:t xml:space="preserve">reached 91% overall accuracy against GPT-4’s reported “over 97%,” giving AR = 91/97 = 0.94 (using the more conservative figure-panel value of 98% would give 0.93; the verdict is identical at every threshold used here). </w:t>
      </w:r>
      <w:del w:id="557" w:author="Claude" w:date="2026-09-01T16:00:00Z">
        <w:r>
          <w:delText>They also reports processing times</w:delText>
        </w:r>
      </w:del>
      <w:ins w:id="558" w:author="Claude" w:date="2026-09-01T16:00:00Z">
        <w:r>
          <w:t>The authors also report processing times</w:t>
        </w:r>
      </w:ins>
      <w:r>
        <w:t xml:space="preserve"> for both systems: 5–6 seconds per report for the local model against approximately 12 seconds per report for GPT-4, giving LE ≈ 0.50–0.58. </w:t>
      </w:r>
      <w:del w:id="559" w:author="Claude" w:date="2026-09-01T16:00:00Z">
        <w:r>
          <w:delText>The simple summary is the local 8B model kept</w:delText>
        </w:r>
      </w:del>
      <w:ins w:id="560" w:author="Claude" w:date="2026-09-01T16:00:00Z">
        <w:r>
          <w:t>The</w:t>
        </w:r>
      </w:ins>
      <w:r>
        <w:t xml:space="preserve">y concluded </w:t>
      </w:r>
      <w:ins w:id="561" w:author="Claude" w:date="2026-09-01T16:00:00Z">
        <w:r>
          <w:t>that the local 8B model kept</w:t>
        </w:r>
      </w:ins>
      <w:r>
        <w:t xml:space="preserve">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w:t>
      </w:r>
      <w:del w:id="562" w:author="Claude" w:date="2026-09-02T16:00:00Z">
        <w:r>
          <w:delText>but it doing its job</w:delText>
        </w:r>
      </w:del>
      <w:ins w:id="563" w:author="Claude" w:date="2026-09-02T16:00:00Z">
        <w:r>
          <w:t>but a sign of it doing its job</w:t>
        </w:r>
      </w:ins>
      <w:r>
        <w:t>, making explicit that the deployment decision here belongs to the institution’s risk appetite and not to any benchmark.</w:t>
      </w:r>
    </w:p>
    <w:p w14:paraId="71FCE0FF" w14:textId="73570E4F" w:rsidR="00E80E7E" w:rsidRDefault="00000000">
      <w:pPr>
        <w:pStyle w:val="BodyText"/>
      </w:pPr>
      <w:r>
        <w:t xml:space="preserve">The same source then shows how quickly a configuration change can move a task outside the envelope. Quantizing the same model to 4-bit precision dropped </w:t>
      </w:r>
      <w:del w:id="564" w:author="Williams, Hants A" w:date="2026-09-02T07:14:00Z" w16du:dateUtc="2026-09-02T11:14:00Z">
        <w:r>
          <w:delText xml:space="preserve">English-dataset </w:delText>
        </w:r>
      </w:del>
      <w:r>
        <w:t>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E80E7E">
          <w:rPr>
            <w:rStyle w:val="Hyperlink"/>
          </w:rPr>
          <w:t>5</w:t>
        </w:r>
      </w:hyperlink>
      <w:r>
        <w:t xml:space="preserve"> therefore carries the 4-bit variant as its own evaluation row: an envelope verdict certifies a configuration, not a model name.</w:t>
      </w:r>
    </w:p>
    <w:p w14:paraId="0D5086CF" w14:textId="77777777" w:rsidR="00E80E7E" w:rsidRDefault="00000000">
      <w:pPr>
        <w:pStyle w:val="Heading2"/>
      </w:pPr>
      <w:bookmarkStart w:id="565" w:name="sec:vignette-b"/>
      <w:bookmarkEnd w:id="549"/>
      <w:r>
        <w:rPr>
          <w:rStyle w:val="SectionNumber"/>
        </w:rPr>
        <w:t>3.3</w:t>
      </w:r>
      <w:r>
        <w:tab/>
        <w:t>Vignette B: Outside the Envelope (MIMIC-IV Clinical Note Summarization)</w:t>
      </w:r>
    </w:p>
    <w:p w14:paraId="65506387" w14:textId="77777777" w:rsidR="00E80E7E" w:rsidRDefault="00000000">
      <w:pPr>
        <w:pStyle w:val="FirstParagraph"/>
      </w:pPr>
      <w:r>
        <w:t>The second case is extractive summarization of discharge summaries from the MIMIC-IV clinical database [40].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80711F3" w14:textId="3D8CC212" w:rsidR="00E80E7E" w:rsidDel="00567211" w:rsidRDefault="00000000">
      <w:pPr>
        <w:pStyle w:val="BodyText"/>
        <w:rPr>
          <w:del w:id="566" w:author="Williams, Hants A" w:date="2026-09-02T07:16:00Z" w16du:dateUtc="2026-09-02T11:16:00Z"/>
        </w:rPr>
      </w:pPr>
      <w:r>
        <w:t xml:space="preserve">The comparison here is LLaMa-3-8B on a local NVIDIA A100 GPU (a data-center-class graphics processing unit) against GPT-4o via cloud API. </w:t>
      </w:r>
      <w:commentRangeStart w:id="567"/>
      <w:commentRangeStart w:id="568"/>
      <w:commentRangeStart w:id="569"/>
      <w:del w:id="570" w:author="Claude" w:date="2026-09-01T16:00:00Z">
        <w:r>
          <w:delText>Two selection facts should be on the table before the numbers.</w:delText>
        </w:r>
      </w:del>
      <w:ins w:id="571" w:author="Claude" w:date="2026-09-01T16:00:00Z">
        <w:del w:id="572" w:author="Williams, Hants A" w:date="2026-09-02T07:16:00Z" w16du:dateUtc="2026-09-02T11:16:00Z">
          <w:r>
            <w:delText xml:space="preserve">Two features of this comparison matter </w:delText>
          </w:r>
        </w:del>
        <w:del w:id="573" w:author="Williams, Hants A" w:date="2026-09-02T07:14:00Z" w16du:dateUtc="2026-09-02T11:14:00Z">
          <w:r>
            <w:delText>before turning to the numbers</w:delText>
          </w:r>
        </w:del>
        <w:del w:id="574" w:author="Williams, Hants A" w:date="2026-09-02T07:16:00Z" w16du:dateUtc="2026-09-02T11:16:00Z">
          <w:r>
            <w:delText>.</w:delText>
          </w:r>
        </w:del>
      </w:ins>
      <w:commentRangeEnd w:id="567"/>
      <w:del w:id="575" w:author="Williams, Hants A" w:date="2026-09-02T07:16:00Z" w16du:dateUtc="2026-09-02T11:16:00Z">
        <w:r>
          <w:rPr>
            <w:rStyle w:val="CommentReference"/>
            <w:sz w:val="24"/>
            <w:szCs w:val="24"/>
          </w:rPr>
          <w:commentReference w:id="567"/>
        </w:r>
        <w:commentRangeEnd w:id="568"/>
        <w:r>
          <w:rPr>
            <w:rStyle w:val="CommentReference"/>
            <w:sz w:val="24"/>
            <w:szCs w:val="24"/>
          </w:rPr>
          <w:commentReference w:id="568"/>
        </w:r>
        <w:commentRangeEnd w:id="569"/>
        <w:r>
          <w:rPr>
            <w:rStyle w:val="CommentReference"/>
            <w:sz w:val="24"/>
            <w:szCs w:val="24"/>
          </w:rPr>
          <w:commentReference w:id="569"/>
        </w:r>
        <w:r>
          <w:delText xml:space="preserve"> LLaMa-3-8B is used because it is the only model in the source’s extractive comparison that fits the on-device deployment-budget definition of Section 1; it is also the </w:delText>
        </w:r>
      </w:del>
      <w:ins w:id="576" w:author="Claude" w:date="2026-09-01T16:00:00Z">
        <w:del w:id="577" w:author="Williams, Hants A" w:date="2026-09-02T07:16:00Z" w16du:dateUtc="2026-09-02T11:16:00Z">
          <w:r>
            <w:delText xml:space="preserve">. It is also the </w:delText>
          </w:r>
        </w:del>
      </w:ins>
      <w:del w:id="578" w:author="Williams, Hants A" w:date="2026-09-02T07:16:00Z" w16du:dateUtc="2026-09-02T11:16:00Z">
        <w:r>
          <w:rPr>
            <w:i/>
            <w:iCs/>
          </w:rPr>
          <w:delText>weakest</w:delText>
        </w:r>
        <w:r>
          <w:delText xml:space="preserve"> of the sixteen models on this task’s content-recall metric, so this vignette is a hard case for local deployment, not a representative one. And the best extractive model in the source was not the cloud reference at all but</w:delText>
        </w:r>
      </w:del>
      <w:ins w:id="579" w:author="Claude" w:date="2026-09-01T16:00:00Z">
        <w:del w:id="580" w:author="Williams, Hants A" w:date="2026-09-02T07:16:00Z" w16du:dateUtc="2026-09-02T11:16:00Z">
          <w:r>
            <w:delText>Second, the best extractive model in the source was not the cloud reference but</w:delText>
          </w:r>
        </w:del>
      </w:ins>
      <w:del w:id="581" w:author="Williams, Hants A" w:date="2026-09-02T07:16:00Z" w16du:dateUtc="2026-09-02T11:16:00Z">
        <w:r>
          <w:delText xml:space="preserve"> Gemma-3-27B (ROUGE-1 0.736 versus GPT-4o’s 0.731), an open-weights model a large institution could self-host on data-center hardware; under a deployment budget that stretches to a 27B model on an A100, this task’s verdict changes, which is exactly what a budget-relative envelope predicts.</w:delText>
        </w:r>
      </w:del>
      <w:ins w:id="582" w:author="Claude" w:date="2026-09-01T16:00:00Z">
        <w:del w:id="583" w:author="Williams, Hants A" w:date="2026-09-02T07:16:00Z" w16du:dateUtc="2026-09-02T11:16:00Z">
          <w:r>
            <w:delText>. For an institution whose hardware budget stretches to a 27B model on an A100, this task’s verdict would change, which is exactly how a budget-relative envelope should behave.</w:delText>
          </w:r>
        </w:del>
      </w:ins>
    </w:p>
    <w:p w14:paraId="2248844D" w14:textId="67DE196D" w:rsidR="00E80E7E" w:rsidRDefault="00000000">
      <w:pPr>
        <w:pStyle w:val="BodyText"/>
      </w:pPr>
      <w:r>
        <w:t>Against GPT-4o, the results split sharply by metric. On ROUGE-1 (unigram content recall), LLaMa-3-8B scored 0.535 versus 0.731, for an AR = 0.73</w:t>
      </w:r>
      <w:del w:id="584" w:author="Williams, Hants A" w:date="2026-09-02T07:16:00Z" w16du:dateUtc="2026-09-02T11:16:00Z">
        <w:r>
          <w:delText>, below even the lenient threshold: the local model’s content-recall score was 27% below the cloud baseline’s</w:delText>
        </w:r>
      </w:del>
      <w:r>
        <w:t xml:space="preserve">. On BERTScore F1 (semantic similarity), it scored 0.828 versus 0.841, an AR = 0.98. On reported timing, the local model processed each note in 5.49 seconds versus 10.98 seconds for the cloud API (LE = 0.50). </w:t>
      </w:r>
      <w:del w:id="585" w:author="Williams, Hants A" w:date="2026-09-02T07:17:00Z" w16du:dateUtc="2026-09-02T11:17:00Z">
        <w:r>
          <w:delText>This figure should be read cautiously</w:delText>
        </w:r>
      </w:del>
      <w:del w:id="586" w:author="Williams, Hants A" w:date="2026-09-02T07:16:00Z" w16du:dateUtc="2026-09-02T11:16:00Z">
        <w:r>
          <w:delText>,</w:delText>
        </w:r>
      </w:del>
      <w:del w:id="587" w:author="Williams, Hants A" w:date="2026-09-02T07:17:00Z" w16du:dateUtc="2026-09-02T11:17:00Z">
        <w:r>
          <w:delText xml:space="preserve"> because the source reports single-number times whose measurement setting (cloud versus local) is not always identifiable, and for the two models it reports both ways the difference is roughly 28-fold.</w:delText>
        </w:r>
      </w:del>
    </w:p>
    <w:p w14:paraId="53083C76" w14:textId="77777777" w:rsidR="00E80E7E" w:rsidRDefault="00000000">
      <w:pPr>
        <w:pStyle w:val="BodyText"/>
      </w:pPr>
      <w:r>
        <w:lastRenderedPageBreak/>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7E04676F" w14:textId="77777777" w:rsidR="00E80E7E" w:rsidRDefault="00000000">
      <w:pPr>
        <w:pStyle w:val="Heading2"/>
      </w:pPr>
      <w:bookmarkStart w:id="588" w:name="sec:vignette-c"/>
      <w:bookmarkEnd w:id="565"/>
      <w:r>
        <w:rPr>
          <w:rStyle w:val="SectionNumber"/>
        </w:rPr>
        <w:t>3.4</w:t>
      </w:r>
      <w:r>
        <w:tab/>
        <w:t>Vignette C: The Reference Standard Flips the Verdict (Wearable Fatigue Prediction)</w:t>
      </w:r>
    </w:p>
    <w:p w14:paraId="0A011519" w14:textId="77777777" w:rsidR="00E80E7E" w:rsidRDefault="00000000">
      <w:pPr>
        <w:pStyle w:val="FirstParagraph"/>
      </w:pPr>
      <w:r>
        <w:t>The third case is a fatigue prediction task from wearable data (HealthSLM-Bench [41]).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5B35F738" w14:textId="77777777" w:rsidR="00567211" w:rsidRDefault="00000000">
      <w:pPr>
        <w:pStyle w:val="BodyText"/>
        <w:rPr>
          <w:ins w:id="589" w:author="Williams, Hants A" w:date="2026-09-02T07:18:00Z" w16du:dateUtc="2026-09-02T11:18:00Z"/>
        </w:rPr>
      </w:pPr>
      <w:del w:id="590" w:author="Williams, Hants A" w:date="2026-09-02T07:18:00Z" w16du:dateUtc="2026-09-02T11:18:00Z">
        <w:r>
          <w:delText xml:space="preserve">Both verdicts below come from the same results table of the same source. </w:delText>
        </w:r>
      </w:del>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 </w:t>
      </w:r>
    </w:p>
    <w:p w14:paraId="669318A7" w14:textId="79D0EE56" w:rsidR="00E80E7E" w:rsidRDefault="00000000">
      <w:pPr>
        <w:pStyle w:val="BodyText"/>
      </w:pPr>
      <w:r>
        <w:t xml:space="preserve">On latency, </w:t>
      </w:r>
      <w:ins w:id="591" w:author="Williams, Hants A" w:date="2026-09-02T07:18:00Z" w16du:dateUtc="2026-09-02T11:18:00Z">
        <w:r>
          <w:t xml:space="preserve">they report </w:t>
        </w:r>
      </w:ins>
      <w:del w:id="592" w:author="Williams, Hants A" w:date="2026-09-02T07:18:00Z" w16du:dateUtc="2026-09-02T11:18:00Z">
        <w:r>
          <w:delText xml:space="preserve">the source reports </w:delText>
        </w:r>
      </w:del>
      <w:r>
        <w:t>time-to-first-token for on-device models only (6.39 s for Phi-3-mini-4k versus 29.12 s for Llama-2-7B on an iPhone 15 Pro Max)</w:t>
      </w:r>
      <w:ins w:id="593" w:author="Williams, Hants A" w:date="2026-09-02T07:19:00Z" w16du:dateUtc="2026-09-02T11:19:00Z">
        <w:r>
          <w:t xml:space="preserve"> with no cloud latency reported</w:t>
        </w:r>
      </w:ins>
      <w:r>
        <w:t xml:space="preserve">. </w:t>
      </w:r>
      <w:del w:id="594" w:author="Williams, Hants A" w:date="2026-09-02T07:19:00Z" w16du:dateUtc="2026-09-02T11:19:00Z">
        <w:r>
          <w:delText>The resulting LE = 0.78 describes the on-device comparison alone, with no cloud latency reported, and the formal LE of Equation </w:delText>
        </w:r>
        <w:r>
          <w:fldChar w:fldCharType="begin"/>
        </w:r>
        <w:r>
          <w:delInstrText>HYPERLINK \l "eq:le" \h</w:delInstrText>
        </w:r>
        <w:r>
          <w:fldChar w:fldCharType="separate"/>
        </w:r>
        <w:r>
          <w:rPr>
            <w:rStyle w:val="Hyperlink"/>
          </w:rPr>
          <w:delText>[eq:le]</w:delText>
        </w:r>
        <w:r>
          <w:fldChar w:fldCharType="end"/>
        </w:r>
        <w:r>
          <w:delText xml:space="preserve"> against a cloud reference cannot be computed.</w:delText>
        </w:r>
      </w:del>
    </w:p>
    <w:p w14:paraId="34259DD4" w14:textId="4CE0D1FE" w:rsidR="00E80E7E" w:rsidRDefault="00000000">
      <w:pPr>
        <w:pStyle w:val="BodyText"/>
      </w:pPr>
      <w:r>
        <w:t xml:space="preserve">The point of this </w:t>
      </w:r>
      <w:del w:id="595" w:author="Claude" w:date="2026-09-01T16:00:00Z">
        <w:r>
          <w:delText>vignette is a governance lesson that an envelope verdict is indexed to its reference standard: referencing</w:delText>
        </w:r>
      </w:del>
      <w:ins w:id="596" w:author="Claude" w:date="2026-09-01T16:00:00Z">
        <w:r>
          <w:t xml:space="preserve">vignette is </w:t>
        </w:r>
        <w:del w:id="597" w:author="Williams, Hants A" w:date="2026-09-02T07:19:00Z" w16du:dateUtc="2026-09-02T11:19:00Z">
          <w:r>
            <w:delText xml:space="preserve">simple: </w:delText>
          </w:r>
        </w:del>
      </w:ins>
      <w:ins w:id="598" w:author="Claude" w:date="2026-09-02T16:00:00Z">
        <w:r>
          <w:t xml:space="preserve">that </w:t>
        </w:r>
      </w:ins>
      <w:ins w:id="599" w:author="Claude" w:date="2026-09-01T16:00:00Z">
        <w:r>
          <w:t>the same result can look strong or weak depending on the reference model chosen. Referencing</w:t>
        </w:r>
      </w:ins>
      <w:r>
        <w:t xml:space="preserve"> the larger on-device alternative versus the best available cloud model turns AR = 1.53 into AR = 0.87 on identical outputs</w:t>
      </w:r>
      <w:ins w:id="600" w:author="Williams, Hants A" w:date="2026-09-02T07:20:00Z" w16du:dateUtc="2026-09-02T11:20:00Z">
        <w:r>
          <w:t>, which means converting a 53% advantage into a 13% deficit</w:t>
        </w:r>
      </w:ins>
      <w:r>
        <w:t>. An institution whose realistic alternative is a cloud API should compute AR against the cloud model</w:t>
      </w:r>
      <w:ins w:id="601" w:author="Williams, Hants A" w:date="2026-09-02T07:19:00Z" w16du:dateUtc="2026-09-02T11:19:00Z">
        <w:r>
          <w:t>, and</w:t>
        </w:r>
      </w:ins>
      <w:del w:id="602" w:author="Williams, Hants A" w:date="2026-09-02T07:19:00Z" w16du:dateUtc="2026-09-02T11:19:00Z">
        <w:r>
          <w:delText>;</w:delText>
        </w:r>
      </w:del>
      <w:r>
        <w:t xml:space="preserve"> one whose alternative is a larger on-device model (for connectivity, cost, or policy reasons) should compute it against that. </w:t>
      </w:r>
      <w:del w:id="603" w:author="Williams, Hants A" w:date="2026-09-02T07:20:00Z" w16du:dateUtc="2026-09-02T11:20:00Z">
        <w:r>
          <w:delText>Either is a legitimate deployment analysis, but the choice must be stated, because transferring a verdict across reference standards silently converts a 53% advantage into a 13% deficit.</w:delText>
        </w:r>
      </w:del>
    </w:p>
    <w:p w14:paraId="22249BB8" w14:textId="77777777" w:rsidR="00E80E7E" w:rsidRDefault="00000000">
      <w:pPr>
        <w:pStyle w:val="Heading2"/>
      </w:pPr>
      <w:bookmarkStart w:id="604" w:name="sec:extended"/>
      <w:bookmarkEnd w:id="588"/>
      <w:r>
        <w:rPr>
          <w:rStyle w:val="SectionNumber"/>
        </w:rPr>
        <w:t>3.5</w:t>
      </w:r>
      <w:r>
        <w:tab/>
        <w:t>Extended Application Across Published Benchmarks</w:t>
      </w:r>
    </w:p>
    <w:p w14:paraId="5C421C41" w14:textId="0D0B5D20" w:rsidR="00567211" w:rsidRDefault="00000000">
      <w:pPr>
        <w:pStyle w:val="FirstParagraph"/>
        <w:rPr>
          <w:ins w:id="605" w:author="Williams, Hants A" w:date="2026-09-02T07:21:00Z" w16du:dateUtc="2026-09-02T11:21:00Z"/>
        </w:rPr>
      </w:pPr>
      <w:ins w:id="606" w:author="Claude" w:date="2026-09-01T16:00:00Z">
        <w:r>
          <w:t xml:space="preserve">The three vignettes were chosen to illustrate boundary cases, so by themselves they cannot show how the framework behaves across the published literature more broadly. </w:t>
        </w:r>
      </w:ins>
      <w:ins w:id="607" w:author="Claude" w:date="2026-09-02T16:00:00Z">
        <w:r>
          <w:t xml:space="preserve">The snapshot below therefore asks </w:t>
        </w:r>
        <w:del w:id="608" w:author="Williams, Hants A" w:date="2026-09-02T19:35:00Z" w16du:dateUtc="2026-09-02T23:35:00Z">
          <w:r w:rsidDel="006C6897">
            <w:delText xml:space="preserve">a simple question: </w:delText>
          </w:r>
        </w:del>
        <w:r>
          <w:t xml:space="preserve">across the benchmarks identified in Section 3.1, do the three task axes separate the places where small models keep up from the places where they fall short? </w:t>
        </w:r>
      </w:ins>
      <w:del w:id="609" w:author="Claude" w:date="2026-09-01T16:00:00Z">
        <w:r>
          <w:delText>To further characterize</w:delText>
        </w:r>
      </w:del>
      <w:ins w:id="610" w:author="Claude" w:date="2026-09-01T16:00:00Z">
        <w:r>
          <w:t xml:space="preserve">To fill that gap </w:t>
        </w:r>
      </w:ins>
      <w:ins w:id="611" w:author="Williams, Hants A" w:date="2026-09-02T19:35:00Z" w16du:dateUtc="2026-09-02T23:35:00Z">
        <w:r w:rsidR="006C6897">
          <w:t xml:space="preserve">and further </w:t>
        </w:r>
      </w:ins>
      <w:ins w:id="612" w:author="Claude" w:date="2026-09-01T16:00:00Z">
        <w:del w:id="613" w:author="Williams, Hants A" w:date="2026-09-02T19:35:00Z" w16du:dateUtc="2026-09-02T23:35:00Z">
          <w:r w:rsidDel="006C6897">
            <w:delText xml:space="preserve">and further </w:delText>
          </w:r>
        </w:del>
        <w:r>
          <w:t>characterize</w:t>
        </w:r>
      </w:ins>
      <w:r>
        <w:t xml:space="preserve"> the framework’s behavior beyond the three </w:t>
      </w:r>
      <w:r>
        <w:lastRenderedPageBreak/>
        <w:t>vignettes, FIT-SLM-HC was applied retrospectively to 22 unique healthcare tasks from 11 recent benchmark studies using the identification and scoring procedure described in Section </w:t>
      </w:r>
      <w:hyperlink w:anchor="sec:methods-retro">
        <w:r w:rsidR="00567211">
          <w:rPr>
            <w:rStyle w:val="Hyperlink"/>
          </w:rPr>
          <w:t>3.1</w:t>
        </w:r>
      </w:hyperlink>
      <w:r>
        <w:t xml:space="preserve">. </w:t>
      </w:r>
    </w:p>
    <w:p w14:paraId="7176A32E" w14:textId="7653B16D" w:rsidR="00E80E7E" w:rsidRDefault="00000000">
      <w:pPr>
        <w:pStyle w:val="FirstParagraph"/>
      </w:pPr>
      <w:r>
        <w:t>For each task, the best-performing SLM and a cloud or larger reference model from the published results were identified, and the Accuracy Ratio was computed. Where inference latency was reported for both systems, Latency Efficiency was also computed. One study [39] additionally reported a 4-bit quantized variant of the same task, which is retained in Table </w:t>
      </w:r>
      <w:hyperlink w:anchor="tab:extended">
        <w:r w:rsidR="00E80E7E">
          <w:rPr>
            <w:rStyle w:val="Hyperlink"/>
          </w:rPr>
          <w:t>5</w:t>
        </w:r>
      </w:hyperlink>
      <w:r>
        <w:t xml:space="preserve"> as a separate row (marked with ᶜ) to illustrate configuration-level effects, yielding 23 evaluation rows in total. Table </w:t>
      </w:r>
      <w:hyperlink w:anchor="tab:extended">
        <w:r w:rsidR="00E80E7E">
          <w:rPr>
            <w:rStyle w:val="Hyperlink"/>
          </w:rPr>
          <w:t>5</w:t>
        </w:r>
      </w:hyperlink>
      <w:r>
        <w:t xml:space="preserve"> reports the results</w:t>
      </w:r>
      <w:del w:id="614" w:author="Williams, Hants A" w:date="2026-09-02T07:22:00Z" w16du:dateUtc="2026-09-02T11:22:00Z">
        <w:r>
          <w:delText>, ordered by ascending axis sum, with each row carrying the reference model’s adaptation regime and the adaptation-symmetry stratum used in the sensitivity analyses</w:delText>
        </w:r>
      </w:del>
      <w:r>
        <w:t>.</w:t>
      </w:r>
    </w:p>
    <w:p w14:paraId="6F5F0488" w14:textId="3B5D7B19" w:rsidR="00E80E7E" w:rsidRDefault="00000000">
      <w:pPr>
        <w:pStyle w:val="TableCaption"/>
      </w:pPr>
      <w:bookmarkStart w:id="615" w:name="tab:extended"/>
      <w:ins w:id="616" w:author="Claude" w:date="2026-09-01T16:00:00Z">
        <w:r>
          <w:t xml:space="preserve">Table 5: </w:t>
        </w:r>
      </w:ins>
      <w:r>
        <w:t>Extended FIT-SLM-HC application: 22 unique healthcare tasks from 11 benchmarks (23 rows; the marked row is a quantization variant)</w:t>
      </w:r>
      <w:del w:id="617" w:author="Williams, Hants A" w:date="2026-09-02T09:20:00Z" w16du:dateUtc="2026-09-02T13:20:00Z">
        <w:r>
          <w:delText>,</w:delText>
        </w:r>
      </w:del>
      <w:r>
        <w:t xml:space="preserve"> ordered by axis sum. AR = Accuracy Ratio (SLM ÷ Reference); LE = Latency Efficiency; NR = not reported. Reg. = reference regime: ZS zero-shot, 3S 3-shot, FT fine-tuned, P prompted (shots not stated). Env. = verdict at the default AR ≥ 0.90 in the source configuration (✓ inside, × outside)</w:t>
      </w:r>
      <w:ins w:id="618" w:author="Claude" w:date="2026-09-02T16:00:00Z">
        <w:r>
          <w:t>;</w:t>
        </w:r>
      </w:ins>
      <w:del w:id="619" w:author="Williams, Hants A" w:date="2026-09-02T09:20:00Z" w16du:dateUtc="2026-09-02T13:20:00Z">
        <w:r>
          <w:delText>;</w:delText>
        </w:r>
      </w:del>
      <w:r>
        <w:t xml:space="preserve"> sensitivity at 0.80/0.95 in Section </w:t>
      </w:r>
      <w:hyperlink w:anchor="sec:results">
        <w:r w:rsidR="00E80E7E">
          <w:rPr>
            <w:rStyle w:val="Hyperlink"/>
          </w:rPr>
          <w:t>3.6</w:t>
        </w:r>
      </w:hyperlink>
      <w:r>
        <w:t xml:space="preserve">. </w:t>
      </w:r>
      <w:del w:id="620" w:author="Williams, Hants A" w:date="2026-09-02T09:20:00Z" w16du:dateUtc="2026-09-02T13:20:00Z">
        <w:r>
          <w:delText>Most SLM entries are task-adapted while references were typically prompted (3-shot GPT-4 in the MedS-Bench rows; zero-shot for the USMLE row), an asymmetry favoring the SLM. Verdicts are a time-indexed 2024–2026 snapshot, indexed to the listed systems, references, and thresholds (Section </w:delText>
        </w:r>
        <w:r>
          <w:fldChar w:fldCharType="begin"/>
        </w:r>
        <w:r>
          <w:delInstrText>HYPERLINK \l "sec:scope" \h</w:delInstrText>
        </w:r>
        <w:r>
          <w:fldChar w:fldCharType="separate"/>
        </w:r>
        <w:r>
          <w:rPr>
            <w:rStyle w:val="Hyperlink"/>
          </w:rPr>
          <w:delText>2.3</w:delText>
        </w:r>
        <w:r>
          <w:fldChar w:fldCharType="end"/>
        </w:r>
        <w:r>
          <w:delText>).</w:delText>
        </w:r>
      </w:del>
    </w:p>
    <w:tbl>
      <w:tblPr>
        <w:tblStyle w:val="Table"/>
        <w:tblW w:w="8730" w:type="dxa"/>
        <w:tblLayout w:type="fixed"/>
        <w:tblLook w:val="0020" w:firstRow="1" w:lastRow="0" w:firstColumn="0" w:lastColumn="0" w:noHBand="0" w:noVBand="0"/>
      </w:tblPr>
      <w:tblGrid>
        <w:gridCol w:w="1500"/>
        <w:gridCol w:w="560"/>
        <w:gridCol w:w="1050"/>
        <w:gridCol w:w="800"/>
        <w:gridCol w:w="400"/>
        <w:gridCol w:w="620"/>
        <w:gridCol w:w="680"/>
        <w:gridCol w:w="620"/>
        <w:gridCol w:w="620"/>
        <w:gridCol w:w="660"/>
        <w:gridCol w:w="620"/>
        <w:gridCol w:w="600"/>
      </w:tblGrid>
      <w:tr w:rsidR="00E80E7E" w14:paraId="2A0D0DB6"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1500" w:type="dxa"/>
          </w:tcPr>
          <w:p w14:paraId="2B3DDA1B" w14:textId="77777777" w:rsidR="00E80E7E" w:rsidRDefault="00000000">
            <w:pPr>
              <w:pStyle w:val="Compact"/>
            </w:pPr>
            <w:r>
              <w:t>Task</w:t>
            </w:r>
          </w:p>
        </w:tc>
        <w:tc>
          <w:tcPr>
            <w:tcW w:w="560" w:type="dxa"/>
          </w:tcPr>
          <w:p w14:paraId="7EE50BA8" w14:textId="77777777" w:rsidR="00E80E7E" w:rsidRDefault="00000000">
            <w:pPr>
              <w:pStyle w:val="Compact"/>
            </w:pPr>
            <w:r>
              <w:t>Source</w:t>
            </w:r>
          </w:p>
        </w:tc>
        <w:tc>
          <w:tcPr>
            <w:tcW w:w="1050" w:type="dxa"/>
          </w:tcPr>
          <w:p w14:paraId="33FD21AB" w14:textId="77777777" w:rsidR="00E80E7E" w:rsidRDefault="00000000">
            <w:pPr>
              <w:pStyle w:val="Compact"/>
            </w:pPr>
            <w:r>
              <w:t>SLM</w:t>
            </w:r>
          </w:p>
        </w:tc>
        <w:tc>
          <w:tcPr>
            <w:tcW w:w="800" w:type="dxa"/>
          </w:tcPr>
          <w:p w14:paraId="11017DB5" w14:textId="77777777" w:rsidR="00E80E7E" w:rsidRDefault="00000000">
            <w:pPr>
              <w:pStyle w:val="Compact"/>
            </w:pPr>
            <w:r>
              <w:t>Ref.</w:t>
            </w:r>
          </w:p>
        </w:tc>
        <w:tc>
          <w:tcPr>
            <w:tcW w:w="400" w:type="dxa"/>
          </w:tcPr>
          <w:p w14:paraId="01404167" w14:textId="77777777" w:rsidR="00E80E7E" w:rsidRDefault="00000000">
            <w:pPr>
              <w:pStyle w:val="Compact"/>
            </w:pPr>
            <w:r>
              <w:t>Reg.</w:t>
            </w:r>
          </w:p>
        </w:tc>
        <w:tc>
          <w:tcPr>
            <w:tcW w:w="620" w:type="dxa"/>
          </w:tcPr>
          <w:p w14:paraId="1919CC2F" w14:textId="77777777" w:rsidR="00E80E7E" w:rsidRDefault="00000000">
            <w:pPr>
              <w:pStyle w:val="Compact"/>
            </w:pPr>
            <w:r>
              <w:t>(r,k,o)</w:t>
            </w:r>
          </w:p>
        </w:tc>
        <w:tc>
          <w:tcPr>
            <w:tcW w:w="680" w:type="dxa"/>
          </w:tcPr>
          <w:p w14:paraId="0DBAF0A9" w14:textId="77777777" w:rsidR="00E80E7E" w:rsidRDefault="00000000">
            <w:pPr>
              <w:pStyle w:val="Compact"/>
            </w:pPr>
            <w:r>
              <w:t>Metric</w:t>
            </w:r>
          </w:p>
        </w:tc>
        <w:tc>
          <w:tcPr>
            <w:tcW w:w="620" w:type="dxa"/>
          </w:tcPr>
          <w:p w14:paraId="57AF2A3E" w14:textId="77777777" w:rsidR="00E80E7E" w:rsidRDefault="00000000">
            <w:pPr>
              <w:pStyle w:val="Compact"/>
            </w:pPr>
            <w:r>
              <w:t>SLM</w:t>
            </w:r>
          </w:p>
        </w:tc>
        <w:tc>
          <w:tcPr>
            <w:tcW w:w="620" w:type="dxa"/>
          </w:tcPr>
          <w:p w14:paraId="75F48079" w14:textId="77777777" w:rsidR="00E80E7E" w:rsidRDefault="00000000">
            <w:pPr>
              <w:pStyle w:val="Compact"/>
            </w:pPr>
            <w:r>
              <w:t>Ref.</w:t>
            </w:r>
          </w:p>
        </w:tc>
        <w:tc>
          <w:tcPr>
            <w:tcW w:w="660" w:type="dxa"/>
          </w:tcPr>
          <w:p w14:paraId="3FF1926D" w14:textId="77777777" w:rsidR="00E80E7E" w:rsidRDefault="00000000">
            <w:pPr>
              <w:pStyle w:val="Compact"/>
            </w:pPr>
            <w:r>
              <w:t>AR</w:t>
            </w:r>
          </w:p>
        </w:tc>
        <w:tc>
          <w:tcPr>
            <w:tcW w:w="620" w:type="dxa"/>
          </w:tcPr>
          <w:p w14:paraId="318B2BCD" w14:textId="77777777" w:rsidR="00E80E7E" w:rsidRDefault="00000000">
            <w:pPr>
              <w:pStyle w:val="Compact"/>
            </w:pPr>
            <w:r>
              <w:t>LE</w:t>
            </w:r>
          </w:p>
        </w:tc>
        <w:tc>
          <w:tcPr>
            <w:tcW w:w="600" w:type="dxa"/>
          </w:tcPr>
          <w:p w14:paraId="431C26E6" w14:textId="77777777" w:rsidR="00E80E7E" w:rsidRDefault="00000000">
            <w:pPr>
              <w:pStyle w:val="Compact"/>
            </w:pPr>
            <w:r>
              <w:t>Env.</w:t>
            </w:r>
          </w:p>
        </w:tc>
      </w:tr>
      <w:tr w:rsidR="00E80E7E" w14:paraId="1135EC30" w14:textId="77777777">
        <w:tc>
          <w:tcPr>
            <w:tcW w:w="1500" w:type="dxa"/>
          </w:tcPr>
          <w:p w14:paraId="51D3D5E2" w14:textId="77777777" w:rsidR="00E80E7E" w:rsidRDefault="00000000">
            <w:pPr>
              <w:pStyle w:val="Compact"/>
            </w:pPr>
            <w:r>
              <w:rPr>
                <w:i/>
                <w:iCs/>
              </w:rPr>
              <w:t>Low complexity (r+k+o = 3)</w:t>
            </w:r>
          </w:p>
        </w:tc>
        <w:tc>
          <w:tcPr>
            <w:tcW w:w="560" w:type="dxa"/>
          </w:tcPr>
          <w:p w14:paraId="46C125FA" w14:textId="77777777" w:rsidR="00E80E7E" w:rsidRDefault="00E80E7E">
            <w:pPr>
              <w:pStyle w:val="Compact"/>
            </w:pPr>
          </w:p>
        </w:tc>
        <w:tc>
          <w:tcPr>
            <w:tcW w:w="1050" w:type="dxa"/>
          </w:tcPr>
          <w:p w14:paraId="7ADAD0B7" w14:textId="77777777" w:rsidR="00E80E7E" w:rsidRDefault="00E80E7E">
            <w:pPr>
              <w:pStyle w:val="Compact"/>
            </w:pPr>
          </w:p>
        </w:tc>
        <w:tc>
          <w:tcPr>
            <w:tcW w:w="800" w:type="dxa"/>
          </w:tcPr>
          <w:p w14:paraId="37860813" w14:textId="77777777" w:rsidR="00E80E7E" w:rsidRDefault="00E80E7E">
            <w:pPr>
              <w:pStyle w:val="Compact"/>
            </w:pPr>
          </w:p>
        </w:tc>
        <w:tc>
          <w:tcPr>
            <w:tcW w:w="400" w:type="dxa"/>
          </w:tcPr>
          <w:p w14:paraId="2BF083AA" w14:textId="77777777" w:rsidR="00E80E7E" w:rsidRDefault="00E80E7E">
            <w:pPr>
              <w:pStyle w:val="Compact"/>
            </w:pPr>
          </w:p>
        </w:tc>
        <w:tc>
          <w:tcPr>
            <w:tcW w:w="620" w:type="dxa"/>
          </w:tcPr>
          <w:p w14:paraId="44F7E487" w14:textId="77777777" w:rsidR="00E80E7E" w:rsidRDefault="00E80E7E">
            <w:pPr>
              <w:pStyle w:val="Compact"/>
            </w:pPr>
          </w:p>
        </w:tc>
        <w:tc>
          <w:tcPr>
            <w:tcW w:w="680" w:type="dxa"/>
          </w:tcPr>
          <w:p w14:paraId="7506EBBA" w14:textId="77777777" w:rsidR="00E80E7E" w:rsidRDefault="00E80E7E">
            <w:pPr>
              <w:pStyle w:val="Compact"/>
            </w:pPr>
          </w:p>
        </w:tc>
        <w:tc>
          <w:tcPr>
            <w:tcW w:w="620" w:type="dxa"/>
          </w:tcPr>
          <w:p w14:paraId="258E32DC" w14:textId="77777777" w:rsidR="00E80E7E" w:rsidRDefault="00E80E7E">
            <w:pPr>
              <w:pStyle w:val="Compact"/>
            </w:pPr>
          </w:p>
        </w:tc>
        <w:tc>
          <w:tcPr>
            <w:tcW w:w="620" w:type="dxa"/>
          </w:tcPr>
          <w:p w14:paraId="5B41F82A" w14:textId="77777777" w:rsidR="00E80E7E" w:rsidRDefault="00E80E7E">
            <w:pPr>
              <w:pStyle w:val="Compact"/>
            </w:pPr>
          </w:p>
        </w:tc>
        <w:tc>
          <w:tcPr>
            <w:tcW w:w="660" w:type="dxa"/>
          </w:tcPr>
          <w:p w14:paraId="0CDA3FB9" w14:textId="77777777" w:rsidR="00E80E7E" w:rsidRDefault="00E80E7E">
            <w:pPr>
              <w:pStyle w:val="Compact"/>
            </w:pPr>
          </w:p>
        </w:tc>
        <w:tc>
          <w:tcPr>
            <w:tcW w:w="620" w:type="dxa"/>
          </w:tcPr>
          <w:p w14:paraId="2BCB553B" w14:textId="77777777" w:rsidR="00E80E7E" w:rsidRDefault="00E80E7E">
            <w:pPr>
              <w:pStyle w:val="Compact"/>
            </w:pPr>
          </w:p>
        </w:tc>
        <w:tc>
          <w:tcPr>
            <w:tcW w:w="600" w:type="dxa"/>
          </w:tcPr>
          <w:p w14:paraId="329174AD" w14:textId="77777777" w:rsidR="00E80E7E" w:rsidRDefault="00E80E7E">
            <w:pPr>
              <w:pStyle w:val="Compact"/>
            </w:pPr>
          </w:p>
        </w:tc>
      </w:tr>
      <w:tr w:rsidR="00E80E7E" w14:paraId="551B380E" w14:textId="77777777">
        <w:tc>
          <w:tcPr>
            <w:tcW w:w="1500" w:type="dxa"/>
          </w:tcPr>
          <w:p w14:paraId="5CB2B105" w14:textId="77777777" w:rsidR="00E80E7E" w:rsidRDefault="00000000">
            <w:pPr>
              <w:pStyle w:val="Compact"/>
            </w:pPr>
            <w:r>
              <w:t>Report labeling</w:t>
            </w:r>
          </w:p>
        </w:tc>
        <w:tc>
          <w:tcPr>
            <w:tcW w:w="560" w:type="dxa"/>
          </w:tcPr>
          <w:p w14:paraId="4E3E06E0" w14:textId="77777777" w:rsidR="00E80E7E" w:rsidRDefault="00000000">
            <w:pPr>
              <w:pStyle w:val="Compact"/>
            </w:pPr>
            <w:r>
              <w:t>[42]</w:t>
            </w:r>
          </w:p>
        </w:tc>
        <w:tc>
          <w:tcPr>
            <w:tcW w:w="1050" w:type="dxa"/>
          </w:tcPr>
          <w:p w14:paraId="3C9A9518" w14:textId="77777777" w:rsidR="00E80E7E" w:rsidRDefault="00000000">
            <w:pPr>
              <w:pStyle w:val="Compact"/>
            </w:pPr>
            <w:r>
              <w:t>OPT-350M</w:t>
            </w:r>
          </w:p>
        </w:tc>
        <w:tc>
          <w:tcPr>
            <w:tcW w:w="800" w:type="dxa"/>
          </w:tcPr>
          <w:p w14:paraId="11568BC5" w14:textId="77777777" w:rsidR="00E80E7E" w:rsidRDefault="00000000">
            <w:pPr>
              <w:pStyle w:val="Compact"/>
            </w:pPr>
            <w:r>
              <w:t>GPT-4o</w:t>
            </w:r>
          </w:p>
        </w:tc>
        <w:tc>
          <w:tcPr>
            <w:tcW w:w="400" w:type="dxa"/>
          </w:tcPr>
          <w:p w14:paraId="403CB412" w14:textId="77777777" w:rsidR="00E80E7E" w:rsidRDefault="00000000">
            <w:pPr>
              <w:pStyle w:val="Compact"/>
            </w:pPr>
            <w:r>
              <w:t>P</w:t>
            </w:r>
          </w:p>
        </w:tc>
        <w:tc>
          <w:tcPr>
            <w:tcW w:w="620" w:type="dxa"/>
          </w:tcPr>
          <w:p w14:paraId="73D4F685" w14:textId="77777777" w:rsidR="00E80E7E" w:rsidRDefault="00000000">
            <w:pPr>
              <w:pStyle w:val="Compact"/>
            </w:pPr>
            <w:r>
              <w:t>(1,1,1)</w:t>
            </w:r>
          </w:p>
        </w:tc>
        <w:tc>
          <w:tcPr>
            <w:tcW w:w="680" w:type="dxa"/>
          </w:tcPr>
          <w:p w14:paraId="4C02404E" w14:textId="77777777" w:rsidR="00E80E7E" w:rsidRDefault="00000000">
            <w:pPr>
              <w:pStyle w:val="Compact"/>
            </w:pPr>
            <w:r>
              <w:t>F1</w:t>
            </w:r>
          </w:p>
        </w:tc>
        <w:tc>
          <w:tcPr>
            <w:tcW w:w="620" w:type="dxa"/>
          </w:tcPr>
          <w:p w14:paraId="0D69D112" w14:textId="77777777" w:rsidR="00E80E7E" w:rsidRDefault="00000000">
            <w:pPr>
              <w:pStyle w:val="Compact"/>
            </w:pPr>
            <w:r>
              <w:t>.894</w:t>
            </w:r>
          </w:p>
        </w:tc>
        <w:tc>
          <w:tcPr>
            <w:tcW w:w="620" w:type="dxa"/>
          </w:tcPr>
          <w:p w14:paraId="2F86661F" w14:textId="77777777" w:rsidR="00E80E7E" w:rsidRDefault="00000000">
            <w:pPr>
              <w:pStyle w:val="Compact"/>
            </w:pPr>
            <w:r>
              <w:t>.728</w:t>
            </w:r>
          </w:p>
        </w:tc>
        <w:tc>
          <w:tcPr>
            <w:tcW w:w="660" w:type="dxa"/>
          </w:tcPr>
          <w:p w14:paraId="52089125" w14:textId="77777777" w:rsidR="00E80E7E" w:rsidRDefault="00000000">
            <w:pPr>
              <w:pStyle w:val="Compact"/>
            </w:pPr>
            <w:r>
              <w:t>1.23</w:t>
            </w:r>
          </w:p>
        </w:tc>
        <w:tc>
          <w:tcPr>
            <w:tcW w:w="620" w:type="dxa"/>
          </w:tcPr>
          <w:p w14:paraId="2DB52923" w14:textId="77777777" w:rsidR="00E80E7E" w:rsidRDefault="00000000">
            <w:pPr>
              <w:pStyle w:val="Compact"/>
            </w:pPr>
            <w:r>
              <w:t>NR</w:t>
            </w:r>
          </w:p>
        </w:tc>
        <w:tc>
          <w:tcPr>
            <w:tcW w:w="600" w:type="dxa"/>
          </w:tcPr>
          <w:p w14:paraId="19F7DE63" w14:textId="77777777" w:rsidR="00E80E7E" w:rsidRDefault="00000000">
            <w:pPr>
              <w:pStyle w:val="Compact"/>
            </w:pPr>
            <w:r>
              <w:t>✓</w:t>
            </w:r>
          </w:p>
        </w:tc>
      </w:tr>
      <w:tr w:rsidR="00E80E7E" w14:paraId="6D0E22C1" w14:textId="77777777">
        <w:tc>
          <w:tcPr>
            <w:tcW w:w="1500" w:type="dxa"/>
          </w:tcPr>
          <w:p w14:paraId="104264DA" w14:textId="77777777" w:rsidR="00E80E7E" w:rsidRDefault="00000000">
            <w:pPr>
              <w:pStyle w:val="Compact"/>
            </w:pPr>
            <w:r>
              <w:t>Text classif.</w:t>
            </w:r>
          </w:p>
        </w:tc>
        <w:tc>
          <w:tcPr>
            <w:tcW w:w="560" w:type="dxa"/>
          </w:tcPr>
          <w:p w14:paraId="5E23CB05" w14:textId="77777777" w:rsidR="00E80E7E" w:rsidRDefault="00000000">
            <w:pPr>
              <w:pStyle w:val="Compact"/>
            </w:pPr>
            <w:r>
              <w:t>[37]</w:t>
            </w:r>
          </w:p>
        </w:tc>
        <w:tc>
          <w:tcPr>
            <w:tcW w:w="1050" w:type="dxa"/>
          </w:tcPr>
          <w:p w14:paraId="1E307821" w14:textId="77777777" w:rsidR="00E80E7E" w:rsidRDefault="00000000">
            <w:pPr>
              <w:pStyle w:val="Compact"/>
            </w:pPr>
            <w:r>
              <w:t>Llama3-8Bᵃ</w:t>
            </w:r>
          </w:p>
        </w:tc>
        <w:tc>
          <w:tcPr>
            <w:tcW w:w="800" w:type="dxa"/>
          </w:tcPr>
          <w:p w14:paraId="447D4063" w14:textId="77777777" w:rsidR="00E80E7E" w:rsidRDefault="00000000">
            <w:pPr>
              <w:pStyle w:val="Compact"/>
            </w:pPr>
            <w:r>
              <w:t>GPT-4</w:t>
            </w:r>
          </w:p>
        </w:tc>
        <w:tc>
          <w:tcPr>
            <w:tcW w:w="400" w:type="dxa"/>
          </w:tcPr>
          <w:p w14:paraId="141BEADD" w14:textId="77777777" w:rsidR="00E80E7E" w:rsidRDefault="00000000">
            <w:pPr>
              <w:pStyle w:val="Compact"/>
            </w:pPr>
            <w:r>
              <w:t>3S</w:t>
            </w:r>
          </w:p>
        </w:tc>
        <w:tc>
          <w:tcPr>
            <w:tcW w:w="620" w:type="dxa"/>
          </w:tcPr>
          <w:p w14:paraId="0E0DCC0C" w14:textId="77777777" w:rsidR="00E80E7E" w:rsidRDefault="00000000">
            <w:pPr>
              <w:pStyle w:val="Compact"/>
            </w:pPr>
            <w:r>
              <w:t>(1,1,1)</w:t>
            </w:r>
          </w:p>
        </w:tc>
        <w:tc>
          <w:tcPr>
            <w:tcW w:w="680" w:type="dxa"/>
          </w:tcPr>
          <w:p w14:paraId="42599ED5" w14:textId="77777777" w:rsidR="00E80E7E" w:rsidRDefault="00000000">
            <w:pPr>
              <w:pStyle w:val="Compact"/>
            </w:pPr>
            <w:r>
              <w:t>F1</w:t>
            </w:r>
          </w:p>
        </w:tc>
        <w:tc>
          <w:tcPr>
            <w:tcW w:w="620" w:type="dxa"/>
          </w:tcPr>
          <w:p w14:paraId="032F2D3F" w14:textId="77777777" w:rsidR="00E80E7E" w:rsidRDefault="00000000">
            <w:pPr>
              <w:pStyle w:val="Compact"/>
            </w:pPr>
            <w:r>
              <w:t>86.7</w:t>
            </w:r>
          </w:p>
        </w:tc>
        <w:tc>
          <w:tcPr>
            <w:tcW w:w="620" w:type="dxa"/>
          </w:tcPr>
          <w:p w14:paraId="43E77186" w14:textId="77777777" w:rsidR="00E80E7E" w:rsidRDefault="00000000">
            <w:pPr>
              <w:pStyle w:val="Compact"/>
            </w:pPr>
            <w:r>
              <w:t>68.1</w:t>
            </w:r>
          </w:p>
        </w:tc>
        <w:tc>
          <w:tcPr>
            <w:tcW w:w="660" w:type="dxa"/>
          </w:tcPr>
          <w:p w14:paraId="20FAFEE5" w14:textId="77777777" w:rsidR="00E80E7E" w:rsidRDefault="00000000">
            <w:pPr>
              <w:pStyle w:val="Compact"/>
            </w:pPr>
            <w:r>
              <w:t>1.27</w:t>
            </w:r>
          </w:p>
        </w:tc>
        <w:tc>
          <w:tcPr>
            <w:tcW w:w="620" w:type="dxa"/>
          </w:tcPr>
          <w:p w14:paraId="5811602C" w14:textId="77777777" w:rsidR="00E80E7E" w:rsidRDefault="00000000">
            <w:pPr>
              <w:pStyle w:val="Compact"/>
            </w:pPr>
            <w:r>
              <w:t>NR</w:t>
            </w:r>
          </w:p>
        </w:tc>
        <w:tc>
          <w:tcPr>
            <w:tcW w:w="600" w:type="dxa"/>
          </w:tcPr>
          <w:p w14:paraId="2DA34EAE" w14:textId="77777777" w:rsidR="00E80E7E" w:rsidRDefault="00000000">
            <w:pPr>
              <w:pStyle w:val="Compact"/>
            </w:pPr>
            <w:r>
              <w:t>✓</w:t>
            </w:r>
          </w:p>
        </w:tc>
      </w:tr>
      <w:tr w:rsidR="00E80E7E" w14:paraId="42A4D330" w14:textId="77777777">
        <w:tc>
          <w:tcPr>
            <w:tcW w:w="1500" w:type="dxa"/>
          </w:tcPr>
          <w:p w14:paraId="52583322" w14:textId="77777777" w:rsidR="00E80E7E" w:rsidRDefault="00000000">
            <w:pPr>
              <w:pStyle w:val="Compact"/>
            </w:pPr>
            <w:r>
              <w:t>Info. extraction</w:t>
            </w:r>
          </w:p>
        </w:tc>
        <w:tc>
          <w:tcPr>
            <w:tcW w:w="560" w:type="dxa"/>
          </w:tcPr>
          <w:p w14:paraId="1CAE8448" w14:textId="77777777" w:rsidR="00E80E7E" w:rsidRDefault="00000000">
            <w:pPr>
              <w:pStyle w:val="Compact"/>
            </w:pPr>
            <w:r>
              <w:t>[37]</w:t>
            </w:r>
          </w:p>
        </w:tc>
        <w:tc>
          <w:tcPr>
            <w:tcW w:w="1050" w:type="dxa"/>
          </w:tcPr>
          <w:p w14:paraId="6E158B54" w14:textId="77777777" w:rsidR="00E80E7E" w:rsidRDefault="00000000">
            <w:pPr>
              <w:pStyle w:val="Compact"/>
            </w:pPr>
            <w:r>
              <w:t>Llama3-8Bᵃ</w:t>
            </w:r>
          </w:p>
        </w:tc>
        <w:tc>
          <w:tcPr>
            <w:tcW w:w="800" w:type="dxa"/>
          </w:tcPr>
          <w:p w14:paraId="4B8F192A" w14:textId="77777777" w:rsidR="00E80E7E" w:rsidRDefault="00000000">
            <w:pPr>
              <w:pStyle w:val="Compact"/>
            </w:pPr>
            <w:r>
              <w:t>GPT-4</w:t>
            </w:r>
          </w:p>
        </w:tc>
        <w:tc>
          <w:tcPr>
            <w:tcW w:w="400" w:type="dxa"/>
          </w:tcPr>
          <w:p w14:paraId="4BC53FA4" w14:textId="77777777" w:rsidR="00E80E7E" w:rsidRDefault="00000000">
            <w:pPr>
              <w:pStyle w:val="Compact"/>
            </w:pPr>
            <w:r>
              <w:t>3S</w:t>
            </w:r>
          </w:p>
        </w:tc>
        <w:tc>
          <w:tcPr>
            <w:tcW w:w="620" w:type="dxa"/>
          </w:tcPr>
          <w:p w14:paraId="6927592E" w14:textId="77777777" w:rsidR="00E80E7E" w:rsidRDefault="00000000">
            <w:pPr>
              <w:pStyle w:val="Compact"/>
            </w:pPr>
            <w:r>
              <w:t>(1,1,1)</w:t>
            </w:r>
          </w:p>
        </w:tc>
        <w:tc>
          <w:tcPr>
            <w:tcW w:w="680" w:type="dxa"/>
          </w:tcPr>
          <w:p w14:paraId="25953B6A" w14:textId="77777777" w:rsidR="00E80E7E" w:rsidRDefault="00000000">
            <w:pPr>
              <w:pStyle w:val="Compact"/>
            </w:pPr>
            <w:r>
              <w:t>Acc</w:t>
            </w:r>
          </w:p>
        </w:tc>
        <w:tc>
          <w:tcPr>
            <w:tcW w:w="620" w:type="dxa"/>
          </w:tcPr>
          <w:p w14:paraId="69151517" w14:textId="77777777" w:rsidR="00E80E7E" w:rsidRDefault="00000000">
            <w:pPr>
              <w:pStyle w:val="Compact"/>
            </w:pPr>
            <w:r>
              <w:t>83.8</w:t>
            </w:r>
          </w:p>
        </w:tc>
        <w:tc>
          <w:tcPr>
            <w:tcW w:w="620" w:type="dxa"/>
          </w:tcPr>
          <w:p w14:paraId="68D70D69" w14:textId="77777777" w:rsidR="00E80E7E" w:rsidRDefault="00000000">
            <w:pPr>
              <w:pStyle w:val="Compact"/>
            </w:pPr>
            <w:r>
              <w:t>76.9</w:t>
            </w:r>
          </w:p>
        </w:tc>
        <w:tc>
          <w:tcPr>
            <w:tcW w:w="660" w:type="dxa"/>
          </w:tcPr>
          <w:p w14:paraId="1D2A713A" w14:textId="77777777" w:rsidR="00E80E7E" w:rsidRDefault="00000000">
            <w:pPr>
              <w:pStyle w:val="Compact"/>
            </w:pPr>
            <w:r>
              <w:t>1.09</w:t>
            </w:r>
          </w:p>
        </w:tc>
        <w:tc>
          <w:tcPr>
            <w:tcW w:w="620" w:type="dxa"/>
          </w:tcPr>
          <w:p w14:paraId="0046901F" w14:textId="77777777" w:rsidR="00E80E7E" w:rsidRDefault="00000000">
            <w:pPr>
              <w:pStyle w:val="Compact"/>
            </w:pPr>
            <w:r>
              <w:t>NR</w:t>
            </w:r>
          </w:p>
        </w:tc>
        <w:tc>
          <w:tcPr>
            <w:tcW w:w="600" w:type="dxa"/>
          </w:tcPr>
          <w:p w14:paraId="2E13A4C5" w14:textId="77777777" w:rsidR="00E80E7E" w:rsidRDefault="00000000">
            <w:pPr>
              <w:pStyle w:val="Compact"/>
            </w:pPr>
            <w:r>
              <w:t>✓</w:t>
            </w:r>
          </w:p>
        </w:tc>
      </w:tr>
      <w:tr w:rsidR="00E80E7E" w14:paraId="764A2611" w14:textId="77777777">
        <w:tc>
          <w:tcPr>
            <w:tcW w:w="1500" w:type="dxa"/>
          </w:tcPr>
          <w:p w14:paraId="4846B473" w14:textId="77777777" w:rsidR="00E80E7E" w:rsidRDefault="00000000">
            <w:pPr>
              <w:pStyle w:val="Compact"/>
            </w:pPr>
            <w:r>
              <w:t>Stress detection</w:t>
            </w:r>
          </w:p>
        </w:tc>
        <w:tc>
          <w:tcPr>
            <w:tcW w:w="560" w:type="dxa"/>
          </w:tcPr>
          <w:p w14:paraId="5B857BB7" w14:textId="77777777" w:rsidR="00E80E7E" w:rsidRDefault="00000000">
            <w:pPr>
              <w:pStyle w:val="Compact"/>
            </w:pPr>
            <w:r>
              <w:t>[43]</w:t>
            </w:r>
          </w:p>
        </w:tc>
        <w:tc>
          <w:tcPr>
            <w:tcW w:w="1050" w:type="dxa"/>
          </w:tcPr>
          <w:p w14:paraId="2AE7F073" w14:textId="77777777" w:rsidR="00E80E7E" w:rsidRDefault="00000000">
            <w:pPr>
              <w:pStyle w:val="Compact"/>
            </w:pPr>
            <w:r>
              <w:t>Gemma 2 9B</w:t>
            </w:r>
          </w:p>
        </w:tc>
        <w:tc>
          <w:tcPr>
            <w:tcW w:w="800" w:type="dxa"/>
          </w:tcPr>
          <w:p w14:paraId="1F0044DF" w14:textId="77777777" w:rsidR="00E80E7E" w:rsidRDefault="00000000">
            <w:pPr>
              <w:pStyle w:val="Compact"/>
            </w:pPr>
            <w:r>
              <w:t>GPT-4</w:t>
            </w:r>
          </w:p>
        </w:tc>
        <w:tc>
          <w:tcPr>
            <w:tcW w:w="400" w:type="dxa"/>
          </w:tcPr>
          <w:p w14:paraId="685ED15D" w14:textId="77777777" w:rsidR="00E80E7E" w:rsidRDefault="00000000">
            <w:pPr>
              <w:pStyle w:val="Compact"/>
            </w:pPr>
            <w:r>
              <w:t>P</w:t>
            </w:r>
          </w:p>
        </w:tc>
        <w:tc>
          <w:tcPr>
            <w:tcW w:w="620" w:type="dxa"/>
          </w:tcPr>
          <w:p w14:paraId="1892B906" w14:textId="77777777" w:rsidR="00E80E7E" w:rsidRDefault="00000000">
            <w:pPr>
              <w:pStyle w:val="Compact"/>
            </w:pPr>
            <w:r>
              <w:t>(1,1,1)</w:t>
            </w:r>
          </w:p>
        </w:tc>
        <w:tc>
          <w:tcPr>
            <w:tcW w:w="680" w:type="dxa"/>
          </w:tcPr>
          <w:p w14:paraId="4FD0E5A8" w14:textId="77777777" w:rsidR="00E80E7E" w:rsidRDefault="00000000">
            <w:pPr>
              <w:pStyle w:val="Compact"/>
            </w:pPr>
            <w:r>
              <w:t>Acc</w:t>
            </w:r>
          </w:p>
        </w:tc>
        <w:tc>
          <w:tcPr>
            <w:tcW w:w="620" w:type="dxa"/>
          </w:tcPr>
          <w:p w14:paraId="1C074D01" w14:textId="77777777" w:rsidR="00E80E7E" w:rsidRDefault="00000000">
            <w:pPr>
              <w:pStyle w:val="Compact"/>
            </w:pPr>
            <w:r>
              <w:t>72</w:t>
            </w:r>
          </w:p>
        </w:tc>
        <w:tc>
          <w:tcPr>
            <w:tcW w:w="620" w:type="dxa"/>
          </w:tcPr>
          <w:p w14:paraId="5F21D336" w14:textId="77777777" w:rsidR="00E80E7E" w:rsidRDefault="00000000">
            <w:pPr>
              <w:pStyle w:val="Compact"/>
            </w:pPr>
            <w:r>
              <w:t>70</w:t>
            </w:r>
          </w:p>
        </w:tc>
        <w:tc>
          <w:tcPr>
            <w:tcW w:w="660" w:type="dxa"/>
          </w:tcPr>
          <w:p w14:paraId="2FB0B322" w14:textId="77777777" w:rsidR="00E80E7E" w:rsidRDefault="00000000">
            <w:pPr>
              <w:pStyle w:val="Compact"/>
            </w:pPr>
            <w:r>
              <w:t>1.03</w:t>
            </w:r>
          </w:p>
        </w:tc>
        <w:tc>
          <w:tcPr>
            <w:tcW w:w="620" w:type="dxa"/>
          </w:tcPr>
          <w:p w14:paraId="28D4E423" w14:textId="77777777" w:rsidR="00E80E7E" w:rsidRDefault="00000000">
            <w:pPr>
              <w:pStyle w:val="Compact"/>
            </w:pPr>
            <w:r>
              <w:t>NR</w:t>
            </w:r>
          </w:p>
        </w:tc>
        <w:tc>
          <w:tcPr>
            <w:tcW w:w="600" w:type="dxa"/>
          </w:tcPr>
          <w:p w14:paraId="0A40E2D1" w14:textId="77777777" w:rsidR="00E80E7E" w:rsidRDefault="00000000">
            <w:pPr>
              <w:pStyle w:val="Compact"/>
            </w:pPr>
            <w:r>
              <w:t>✓</w:t>
            </w:r>
          </w:p>
        </w:tc>
      </w:tr>
      <w:tr w:rsidR="00E80E7E" w14:paraId="361483C7" w14:textId="77777777">
        <w:tc>
          <w:tcPr>
            <w:tcW w:w="1500" w:type="dxa"/>
          </w:tcPr>
          <w:p w14:paraId="15A35895" w14:textId="77777777" w:rsidR="00E80E7E" w:rsidRDefault="00000000">
            <w:pPr>
              <w:pStyle w:val="Compact"/>
            </w:pPr>
            <w:r>
              <w:rPr>
                <w:i/>
                <w:iCs/>
              </w:rPr>
              <w:t>Low–moderate complexity (r+k+o = 4)</w:t>
            </w:r>
          </w:p>
        </w:tc>
        <w:tc>
          <w:tcPr>
            <w:tcW w:w="560" w:type="dxa"/>
          </w:tcPr>
          <w:p w14:paraId="368A1017" w14:textId="77777777" w:rsidR="00E80E7E" w:rsidRDefault="00E80E7E">
            <w:pPr>
              <w:pStyle w:val="Compact"/>
            </w:pPr>
          </w:p>
        </w:tc>
        <w:tc>
          <w:tcPr>
            <w:tcW w:w="1050" w:type="dxa"/>
          </w:tcPr>
          <w:p w14:paraId="69981287" w14:textId="77777777" w:rsidR="00E80E7E" w:rsidRDefault="00E80E7E">
            <w:pPr>
              <w:pStyle w:val="Compact"/>
            </w:pPr>
          </w:p>
        </w:tc>
        <w:tc>
          <w:tcPr>
            <w:tcW w:w="800" w:type="dxa"/>
          </w:tcPr>
          <w:p w14:paraId="0A0BAC86" w14:textId="77777777" w:rsidR="00E80E7E" w:rsidRDefault="00E80E7E">
            <w:pPr>
              <w:pStyle w:val="Compact"/>
            </w:pPr>
          </w:p>
        </w:tc>
        <w:tc>
          <w:tcPr>
            <w:tcW w:w="400" w:type="dxa"/>
          </w:tcPr>
          <w:p w14:paraId="7CE63E3C" w14:textId="77777777" w:rsidR="00E80E7E" w:rsidRDefault="00E80E7E">
            <w:pPr>
              <w:pStyle w:val="Compact"/>
            </w:pPr>
          </w:p>
        </w:tc>
        <w:tc>
          <w:tcPr>
            <w:tcW w:w="620" w:type="dxa"/>
          </w:tcPr>
          <w:p w14:paraId="27EE6E6C" w14:textId="77777777" w:rsidR="00E80E7E" w:rsidRDefault="00E80E7E">
            <w:pPr>
              <w:pStyle w:val="Compact"/>
            </w:pPr>
          </w:p>
        </w:tc>
        <w:tc>
          <w:tcPr>
            <w:tcW w:w="680" w:type="dxa"/>
          </w:tcPr>
          <w:p w14:paraId="010EEAFF" w14:textId="77777777" w:rsidR="00E80E7E" w:rsidRDefault="00E80E7E">
            <w:pPr>
              <w:pStyle w:val="Compact"/>
            </w:pPr>
          </w:p>
        </w:tc>
        <w:tc>
          <w:tcPr>
            <w:tcW w:w="620" w:type="dxa"/>
          </w:tcPr>
          <w:p w14:paraId="3459F03C" w14:textId="77777777" w:rsidR="00E80E7E" w:rsidRDefault="00E80E7E">
            <w:pPr>
              <w:pStyle w:val="Compact"/>
            </w:pPr>
          </w:p>
        </w:tc>
        <w:tc>
          <w:tcPr>
            <w:tcW w:w="620" w:type="dxa"/>
          </w:tcPr>
          <w:p w14:paraId="7961FF18" w14:textId="77777777" w:rsidR="00E80E7E" w:rsidRDefault="00E80E7E">
            <w:pPr>
              <w:pStyle w:val="Compact"/>
            </w:pPr>
          </w:p>
        </w:tc>
        <w:tc>
          <w:tcPr>
            <w:tcW w:w="660" w:type="dxa"/>
          </w:tcPr>
          <w:p w14:paraId="3F842422" w14:textId="77777777" w:rsidR="00E80E7E" w:rsidRDefault="00E80E7E">
            <w:pPr>
              <w:pStyle w:val="Compact"/>
            </w:pPr>
          </w:p>
        </w:tc>
        <w:tc>
          <w:tcPr>
            <w:tcW w:w="620" w:type="dxa"/>
          </w:tcPr>
          <w:p w14:paraId="4B6AF781" w14:textId="77777777" w:rsidR="00E80E7E" w:rsidRDefault="00E80E7E">
            <w:pPr>
              <w:pStyle w:val="Compact"/>
            </w:pPr>
          </w:p>
        </w:tc>
        <w:tc>
          <w:tcPr>
            <w:tcW w:w="600" w:type="dxa"/>
          </w:tcPr>
          <w:p w14:paraId="61A5F0D2" w14:textId="77777777" w:rsidR="00E80E7E" w:rsidRDefault="00E80E7E">
            <w:pPr>
              <w:pStyle w:val="Compact"/>
            </w:pPr>
          </w:p>
        </w:tc>
      </w:tr>
      <w:tr w:rsidR="00E80E7E" w14:paraId="75B5F58F" w14:textId="77777777">
        <w:tc>
          <w:tcPr>
            <w:tcW w:w="1500" w:type="dxa"/>
          </w:tcPr>
          <w:p w14:paraId="4C103AD1" w14:textId="77777777" w:rsidR="00E80E7E" w:rsidRDefault="00000000">
            <w:pPr>
              <w:pStyle w:val="Compact"/>
            </w:pPr>
            <w:r>
              <w:t>DICOM harmoniz.</w:t>
            </w:r>
          </w:p>
        </w:tc>
        <w:tc>
          <w:tcPr>
            <w:tcW w:w="560" w:type="dxa"/>
          </w:tcPr>
          <w:p w14:paraId="25AD2F61" w14:textId="77777777" w:rsidR="00E80E7E" w:rsidRDefault="00000000">
            <w:pPr>
              <w:pStyle w:val="Compact"/>
            </w:pPr>
            <w:r>
              <w:t>[42]</w:t>
            </w:r>
          </w:p>
        </w:tc>
        <w:tc>
          <w:tcPr>
            <w:tcW w:w="1050" w:type="dxa"/>
          </w:tcPr>
          <w:p w14:paraId="7FFF72B4" w14:textId="77777777" w:rsidR="00E80E7E" w:rsidRDefault="00000000">
            <w:pPr>
              <w:pStyle w:val="Compact"/>
            </w:pPr>
            <w:r>
              <w:t>OPT-350M</w:t>
            </w:r>
          </w:p>
        </w:tc>
        <w:tc>
          <w:tcPr>
            <w:tcW w:w="800" w:type="dxa"/>
          </w:tcPr>
          <w:p w14:paraId="05E054C3" w14:textId="77777777" w:rsidR="00E80E7E" w:rsidRDefault="00000000">
            <w:pPr>
              <w:pStyle w:val="Compact"/>
            </w:pPr>
            <w:r>
              <w:t>GPT-4o</w:t>
            </w:r>
          </w:p>
        </w:tc>
        <w:tc>
          <w:tcPr>
            <w:tcW w:w="400" w:type="dxa"/>
          </w:tcPr>
          <w:p w14:paraId="0A206993" w14:textId="77777777" w:rsidR="00E80E7E" w:rsidRDefault="00000000">
            <w:pPr>
              <w:pStyle w:val="Compact"/>
            </w:pPr>
            <w:r>
              <w:t>P</w:t>
            </w:r>
          </w:p>
        </w:tc>
        <w:tc>
          <w:tcPr>
            <w:tcW w:w="620" w:type="dxa"/>
          </w:tcPr>
          <w:p w14:paraId="187EF0BD" w14:textId="77777777" w:rsidR="00E80E7E" w:rsidRDefault="00000000">
            <w:pPr>
              <w:pStyle w:val="Compact"/>
            </w:pPr>
            <w:r>
              <w:t>(1,2,1)</w:t>
            </w:r>
          </w:p>
        </w:tc>
        <w:tc>
          <w:tcPr>
            <w:tcW w:w="680" w:type="dxa"/>
          </w:tcPr>
          <w:p w14:paraId="58E64F50" w14:textId="77777777" w:rsidR="00E80E7E" w:rsidRDefault="00000000">
            <w:pPr>
              <w:pStyle w:val="Compact"/>
            </w:pPr>
            <w:r>
              <w:t>Acc</w:t>
            </w:r>
          </w:p>
        </w:tc>
        <w:tc>
          <w:tcPr>
            <w:tcW w:w="620" w:type="dxa"/>
          </w:tcPr>
          <w:p w14:paraId="167D82F0" w14:textId="77777777" w:rsidR="00E80E7E" w:rsidRDefault="00000000">
            <w:pPr>
              <w:pStyle w:val="Compact"/>
            </w:pPr>
            <w:r>
              <w:t>.975</w:t>
            </w:r>
          </w:p>
        </w:tc>
        <w:tc>
          <w:tcPr>
            <w:tcW w:w="620" w:type="dxa"/>
          </w:tcPr>
          <w:p w14:paraId="6814E09D" w14:textId="77777777" w:rsidR="00E80E7E" w:rsidRDefault="00000000">
            <w:pPr>
              <w:pStyle w:val="Compact"/>
            </w:pPr>
            <w:r>
              <w:t>.878</w:t>
            </w:r>
          </w:p>
        </w:tc>
        <w:tc>
          <w:tcPr>
            <w:tcW w:w="660" w:type="dxa"/>
          </w:tcPr>
          <w:p w14:paraId="03F9E66B" w14:textId="77777777" w:rsidR="00E80E7E" w:rsidRDefault="00000000">
            <w:pPr>
              <w:pStyle w:val="Compact"/>
            </w:pPr>
            <w:r>
              <w:t>1.11</w:t>
            </w:r>
          </w:p>
        </w:tc>
        <w:tc>
          <w:tcPr>
            <w:tcW w:w="620" w:type="dxa"/>
          </w:tcPr>
          <w:p w14:paraId="25094242" w14:textId="77777777" w:rsidR="00E80E7E" w:rsidRDefault="00000000">
            <w:pPr>
              <w:pStyle w:val="Compact"/>
            </w:pPr>
            <w:r>
              <w:t>NR</w:t>
            </w:r>
          </w:p>
        </w:tc>
        <w:tc>
          <w:tcPr>
            <w:tcW w:w="600" w:type="dxa"/>
          </w:tcPr>
          <w:p w14:paraId="6F3F97F8" w14:textId="77777777" w:rsidR="00E80E7E" w:rsidRDefault="00000000">
            <w:pPr>
              <w:pStyle w:val="Compact"/>
            </w:pPr>
            <w:r>
              <w:t>✓</w:t>
            </w:r>
          </w:p>
        </w:tc>
      </w:tr>
      <w:tr w:rsidR="00E80E7E" w14:paraId="6EB0F7B4" w14:textId="77777777">
        <w:tc>
          <w:tcPr>
            <w:tcW w:w="1500" w:type="dxa"/>
          </w:tcPr>
          <w:p w14:paraId="609A6183" w14:textId="77777777" w:rsidR="00E80E7E" w:rsidRDefault="00000000">
            <w:pPr>
              <w:pStyle w:val="Compact"/>
            </w:pPr>
            <w:r>
              <w:t>Clinical NER</w:t>
            </w:r>
          </w:p>
        </w:tc>
        <w:tc>
          <w:tcPr>
            <w:tcW w:w="560" w:type="dxa"/>
          </w:tcPr>
          <w:p w14:paraId="1D9BD474" w14:textId="77777777" w:rsidR="00E80E7E" w:rsidRDefault="00000000">
            <w:pPr>
              <w:pStyle w:val="Compact"/>
            </w:pPr>
            <w:r>
              <w:t>[3</w:t>
            </w:r>
            <w:r>
              <w:lastRenderedPageBreak/>
              <w:t>7]</w:t>
            </w:r>
          </w:p>
        </w:tc>
        <w:tc>
          <w:tcPr>
            <w:tcW w:w="1050" w:type="dxa"/>
          </w:tcPr>
          <w:p w14:paraId="7E323543" w14:textId="77777777" w:rsidR="00E80E7E" w:rsidRDefault="00000000">
            <w:pPr>
              <w:pStyle w:val="Compact"/>
            </w:pPr>
            <w:r>
              <w:lastRenderedPageBreak/>
              <w:t>Llama3</w:t>
            </w:r>
            <w:r>
              <w:lastRenderedPageBreak/>
              <w:t>-8Bᵃ</w:t>
            </w:r>
          </w:p>
        </w:tc>
        <w:tc>
          <w:tcPr>
            <w:tcW w:w="800" w:type="dxa"/>
          </w:tcPr>
          <w:p w14:paraId="67324459" w14:textId="77777777" w:rsidR="00E80E7E" w:rsidRDefault="00000000">
            <w:pPr>
              <w:pStyle w:val="Compact"/>
            </w:pPr>
            <w:r>
              <w:lastRenderedPageBreak/>
              <w:t>GPT-</w:t>
            </w:r>
            <w:r>
              <w:lastRenderedPageBreak/>
              <w:t>4</w:t>
            </w:r>
          </w:p>
        </w:tc>
        <w:tc>
          <w:tcPr>
            <w:tcW w:w="400" w:type="dxa"/>
          </w:tcPr>
          <w:p w14:paraId="0E74F1A9" w14:textId="77777777" w:rsidR="00E80E7E" w:rsidRDefault="00000000">
            <w:pPr>
              <w:pStyle w:val="Compact"/>
            </w:pPr>
            <w:r>
              <w:lastRenderedPageBreak/>
              <w:t>3</w:t>
            </w:r>
            <w:r>
              <w:lastRenderedPageBreak/>
              <w:t>S</w:t>
            </w:r>
          </w:p>
        </w:tc>
        <w:tc>
          <w:tcPr>
            <w:tcW w:w="620" w:type="dxa"/>
          </w:tcPr>
          <w:p w14:paraId="3767A661" w14:textId="77777777" w:rsidR="00E80E7E" w:rsidRDefault="00000000">
            <w:pPr>
              <w:pStyle w:val="Compact"/>
            </w:pPr>
            <w:r>
              <w:lastRenderedPageBreak/>
              <w:t>(1,2,1</w:t>
            </w:r>
            <w:r>
              <w:lastRenderedPageBreak/>
              <w:t>)</w:t>
            </w:r>
          </w:p>
        </w:tc>
        <w:tc>
          <w:tcPr>
            <w:tcW w:w="680" w:type="dxa"/>
          </w:tcPr>
          <w:p w14:paraId="1E66A3BE" w14:textId="77777777" w:rsidR="00E80E7E" w:rsidRDefault="00000000">
            <w:pPr>
              <w:pStyle w:val="Compact"/>
            </w:pPr>
            <w:r>
              <w:lastRenderedPageBreak/>
              <w:t>F1</w:t>
            </w:r>
          </w:p>
        </w:tc>
        <w:tc>
          <w:tcPr>
            <w:tcW w:w="620" w:type="dxa"/>
          </w:tcPr>
          <w:p w14:paraId="62A474F5" w14:textId="77777777" w:rsidR="00E80E7E" w:rsidRDefault="00000000">
            <w:pPr>
              <w:pStyle w:val="Compact"/>
            </w:pPr>
            <w:r>
              <w:t>79.</w:t>
            </w:r>
            <w:r>
              <w:lastRenderedPageBreak/>
              <w:t>3</w:t>
            </w:r>
          </w:p>
        </w:tc>
        <w:tc>
          <w:tcPr>
            <w:tcW w:w="620" w:type="dxa"/>
          </w:tcPr>
          <w:p w14:paraId="5A27B90A" w14:textId="77777777" w:rsidR="00E80E7E" w:rsidRDefault="00000000">
            <w:pPr>
              <w:pStyle w:val="Compact"/>
            </w:pPr>
            <w:r>
              <w:lastRenderedPageBreak/>
              <w:t>59.</w:t>
            </w:r>
            <w:r>
              <w:lastRenderedPageBreak/>
              <w:t>5</w:t>
            </w:r>
          </w:p>
        </w:tc>
        <w:tc>
          <w:tcPr>
            <w:tcW w:w="660" w:type="dxa"/>
          </w:tcPr>
          <w:p w14:paraId="40F28CE6" w14:textId="77777777" w:rsidR="00E80E7E" w:rsidRDefault="00000000">
            <w:pPr>
              <w:pStyle w:val="Compact"/>
            </w:pPr>
            <w:r>
              <w:lastRenderedPageBreak/>
              <w:t>1.3</w:t>
            </w:r>
            <w:r>
              <w:lastRenderedPageBreak/>
              <w:t>3</w:t>
            </w:r>
          </w:p>
        </w:tc>
        <w:tc>
          <w:tcPr>
            <w:tcW w:w="620" w:type="dxa"/>
          </w:tcPr>
          <w:p w14:paraId="34142C59" w14:textId="77777777" w:rsidR="00E80E7E" w:rsidRDefault="00000000">
            <w:pPr>
              <w:pStyle w:val="Compact"/>
            </w:pPr>
            <w:r>
              <w:lastRenderedPageBreak/>
              <w:t>NR</w:t>
            </w:r>
          </w:p>
        </w:tc>
        <w:tc>
          <w:tcPr>
            <w:tcW w:w="600" w:type="dxa"/>
          </w:tcPr>
          <w:p w14:paraId="04F60F2E" w14:textId="77777777" w:rsidR="00E80E7E" w:rsidRDefault="00000000">
            <w:pPr>
              <w:pStyle w:val="Compact"/>
            </w:pPr>
            <w:r>
              <w:t>✓</w:t>
            </w:r>
          </w:p>
        </w:tc>
      </w:tr>
      <w:tr w:rsidR="00E80E7E" w14:paraId="2A3CCDE2" w14:textId="77777777">
        <w:tc>
          <w:tcPr>
            <w:tcW w:w="1500" w:type="dxa"/>
          </w:tcPr>
          <w:p w14:paraId="161BA3BD" w14:textId="77777777" w:rsidR="00E80E7E" w:rsidRDefault="00000000">
            <w:pPr>
              <w:pStyle w:val="Compact"/>
            </w:pPr>
            <w:r>
              <w:t>Pathology IE</w:t>
            </w:r>
          </w:p>
        </w:tc>
        <w:tc>
          <w:tcPr>
            <w:tcW w:w="560" w:type="dxa"/>
          </w:tcPr>
          <w:p w14:paraId="3D6539FD" w14:textId="77777777" w:rsidR="00E80E7E" w:rsidRDefault="00000000">
            <w:pPr>
              <w:pStyle w:val="Compact"/>
            </w:pPr>
            <w:r>
              <w:t>[39]</w:t>
            </w:r>
          </w:p>
        </w:tc>
        <w:tc>
          <w:tcPr>
            <w:tcW w:w="1050" w:type="dxa"/>
          </w:tcPr>
          <w:p w14:paraId="6F6E7ED1" w14:textId="77777777" w:rsidR="00E80E7E" w:rsidRDefault="00000000">
            <w:pPr>
              <w:pStyle w:val="Compact"/>
            </w:pPr>
            <w:r>
              <w:t>Llama3-8B</w:t>
            </w:r>
          </w:p>
        </w:tc>
        <w:tc>
          <w:tcPr>
            <w:tcW w:w="800" w:type="dxa"/>
          </w:tcPr>
          <w:p w14:paraId="7D0404F1" w14:textId="77777777" w:rsidR="00E80E7E" w:rsidRDefault="00000000">
            <w:pPr>
              <w:pStyle w:val="Compact"/>
            </w:pPr>
            <w:r>
              <w:t>GPT-4</w:t>
            </w:r>
          </w:p>
        </w:tc>
        <w:tc>
          <w:tcPr>
            <w:tcW w:w="400" w:type="dxa"/>
          </w:tcPr>
          <w:p w14:paraId="1E3E9CD8" w14:textId="77777777" w:rsidR="00E80E7E" w:rsidRDefault="00000000">
            <w:pPr>
              <w:pStyle w:val="Compact"/>
            </w:pPr>
            <w:r>
              <w:t>P</w:t>
            </w:r>
          </w:p>
        </w:tc>
        <w:tc>
          <w:tcPr>
            <w:tcW w:w="620" w:type="dxa"/>
          </w:tcPr>
          <w:p w14:paraId="6313D7B8" w14:textId="77777777" w:rsidR="00E80E7E" w:rsidRDefault="00000000">
            <w:pPr>
              <w:pStyle w:val="Compact"/>
            </w:pPr>
            <w:r>
              <w:t>(1,2,1)</w:t>
            </w:r>
          </w:p>
        </w:tc>
        <w:tc>
          <w:tcPr>
            <w:tcW w:w="680" w:type="dxa"/>
          </w:tcPr>
          <w:p w14:paraId="0B47921A" w14:textId="77777777" w:rsidR="00E80E7E" w:rsidRDefault="00000000">
            <w:pPr>
              <w:pStyle w:val="Compact"/>
            </w:pPr>
            <w:r>
              <w:t>Acc</w:t>
            </w:r>
          </w:p>
        </w:tc>
        <w:tc>
          <w:tcPr>
            <w:tcW w:w="620" w:type="dxa"/>
          </w:tcPr>
          <w:p w14:paraId="53BCA445" w14:textId="77777777" w:rsidR="00E80E7E" w:rsidRDefault="00000000">
            <w:pPr>
              <w:pStyle w:val="Compact"/>
            </w:pPr>
            <w:r>
              <w:t>91</w:t>
            </w:r>
          </w:p>
        </w:tc>
        <w:tc>
          <w:tcPr>
            <w:tcW w:w="620" w:type="dxa"/>
          </w:tcPr>
          <w:p w14:paraId="06F6C715" w14:textId="77777777" w:rsidR="00E80E7E" w:rsidRDefault="00000000">
            <w:pPr>
              <w:pStyle w:val="Compact"/>
            </w:pPr>
            <w:r>
              <w:t>97ᵍ</w:t>
            </w:r>
          </w:p>
        </w:tc>
        <w:tc>
          <w:tcPr>
            <w:tcW w:w="660" w:type="dxa"/>
          </w:tcPr>
          <w:p w14:paraId="44402634" w14:textId="77777777" w:rsidR="00E80E7E" w:rsidRDefault="00000000">
            <w:pPr>
              <w:pStyle w:val="Compact"/>
            </w:pPr>
            <w:r>
              <w:t>0.94</w:t>
            </w:r>
          </w:p>
        </w:tc>
        <w:tc>
          <w:tcPr>
            <w:tcW w:w="620" w:type="dxa"/>
          </w:tcPr>
          <w:p w14:paraId="6C066DDB" w14:textId="77777777" w:rsidR="00E80E7E" w:rsidRDefault="00000000">
            <w:pPr>
              <w:pStyle w:val="Compact"/>
            </w:pPr>
            <w:r>
              <w:t>0.54ʰ</w:t>
            </w:r>
          </w:p>
        </w:tc>
        <w:tc>
          <w:tcPr>
            <w:tcW w:w="600" w:type="dxa"/>
          </w:tcPr>
          <w:p w14:paraId="4DB16A03" w14:textId="77777777" w:rsidR="00E80E7E" w:rsidRDefault="00000000">
            <w:pPr>
              <w:pStyle w:val="Compact"/>
            </w:pPr>
            <w:r>
              <w:t>✓</w:t>
            </w:r>
          </w:p>
        </w:tc>
      </w:tr>
      <w:tr w:rsidR="00E80E7E" w14:paraId="34E94C92" w14:textId="77777777">
        <w:tc>
          <w:tcPr>
            <w:tcW w:w="1500" w:type="dxa"/>
          </w:tcPr>
          <w:p w14:paraId="79B313F1" w14:textId="77777777" w:rsidR="00E80E7E" w:rsidRDefault="00000000">
            <w:pPr>
              <w:pStyle w:val="Compact"/>
            </w:pPr>
            <w:r>
              <w:t>Pathology IEᶜ</w:t>
            </w:r>
          </w:p>
        </w:tc>
        <w:tc>
          <w:tcPr>
            <w:tcW w:w="560" w:type="dxa"/>
          </w:tcPr>
          <w:p w14:paraId="6610F145" w14:textId="77777777" w:rsidR="00E80E7E" w:rsidRDefault="00000000">
            <w:pPr>
              <w:pStyle w:val="Compact"/>
            </w:pPr>
            <w:r>
              <w:t>[39]</w:t>
            </w:r>
          </w:p>
        </w:tc>
        <w:tc>
          <w:tcPr>
            <w:tcW w:w="1050" w:type="dxa"/>
          </w:tcPr>
          <w:p w14:paraId="3304D37C" w14:textId="77777777" w:rsidR="00E80E7E" w:rsidRDefault="00000000">
            <w:pPr>
              <w:pStyle w:val="Compact"/>
            </w:pPr>
            <w:r>
              <w:t>Llama3-8B 4-bit</w:t>
            </w:r>
          </w:p>
        </w:tc>
        <w:tc>
          <w:tcPr>
            <w:tcW w:w="800" w:type="dxa"/>
          </w:tcPr>
          <w:p w14:paraId="5B3219B5" w14:textId="77777777" w:rsidR="00E80E7E" w:rsidRDefault="00000000">
            <w:pPr>
              <w:pStyle w:val="Compact"/>
            </w:pPr>
            <w:r>
              <w:t>GPT-4</w:t>
            </w:r>
          </w:p>
        </w:tc>
        <w:tc>
          <w:tcPr>
            <w:tcW w:w="400" w:type="dxa"/>
          </w:tcPr>
          <w:p w14:paraId="2C11108B" w14:textId="77777777" w:rsidR="00E80E7E" w:rsidRDefault="00000000">
            <w:pPr>
              <w:pStyle w:val="Compact"/>
            </w:pPr>
            <w:r>
              <w:t>P</w:t>
            </w:r>
          </w:p>
        </w:tc>
        <w:tc>
          <w:tcPr>
            <w:tcW w:w="620" w:type="dxa"/>
          </w:tcPr>
          <w:p w14:paraId="25B46B88" w14:textId="77777777" w:rsidR="00E80E7E" w:rsidRDefault="00000000">
            <w:pPr>
              <w:pStyle w:val="Compact"/>
            </w:pPr>
            <w:r>
              <w:t>(1,2,1)</w:t>
            </w:r>
          </w:p>
        </w:tc>
        <w:tc>
          <w:tcPr>
            <w:tcW w:w="680" w:type="dxa"/>
          </w:tcPr>
          <w:p w14:paraId="158DFB61" w14:textId="77777777" w:rsidR="00E80E7E" w:rsidRDefault="00000000">
            <w:pPr>
              <w:pStyle w:val="Compact"/>
            </w:pPr>
            <w:r>
              <w:t>Acc</w:t>
            </w:r>
          </w:p>
        </w:tc>
        <w:tc>
          <w:tcPr>
            <w:tcW w:w="620" w:type="dxa"/>
          </w:tcPr>
          <w:p w14:paraId="02F169D8" w14:textId="77777777" w:rsidR="00E80E7E" w:rsidRDefault="00000000">
            <w:pPr>
              <w:pStyle w:val="Compact"/>
            </w:pPr>
            <w:r>
              <w:t>69</w:t>
            </w:r>
          </w:p>
        </w:tc>
        <w:tc>
          <w:tcPr>
            <w:tcW w:w="620" w:type="dxa"/>
          </w:tcPr>
          <w:p w14:paraId="02764064" w14:textId="77777777" w:rsidR="00E80E7E" w:rsidRDefault="00000000">
            <w:pPr>
              <w:pStyle w:val="Compact"/>
            </w:pPr>
            <w:r>
              <w:t>97ᵍ</w:t>
            </w:r>
          </w:p>
        </w:tc>
        <w:tc>
          <w:tcPr>
            <w:tcW w:w="660" w:type="dxa"/>
          </w:tcPr>
          <w:p w14:paraId="0D90E34C" w14:textId="77777777" w:rsidR="00E80E7E" w:rsidRDefault="00000000">
            <w:pPr>
              <w:pStyle w:val="Compact"/>
            </w:pPr>
            <w:r>
              <w:t>0.71</w:t>
            </w:r>
          </w:p>
        </w:tc>
        <w:tc>
          <w:tcPr>
            <w:tcW w:w="620" w:type="dxa"/>
          </w:tcPr>
          <w:p w14:paraId="0A6C901B" w14:textId="77777777" w:rsidR="00E80E7E" w:rsidRDefault="00000000">
            <w:pPr>
              <w:pStyle w:val="Compact"/>
            </w:pPr>
            <w:r>
              <w:t>NR</w:t>
            </w:r>
          </w:p>
        </w:tc>
        <w:tc>
          <w:tcPr>
            <w:tcW w:w="600" w:type="dxa"/>
          </w:tcPr>
          <w:p w14:paraId="01E12230" w14:textId="77777777" w:rsidR="00E80E7E" w:rsidRDefault="00000000">
            <w:pPr>
              <w:pStyle w:val="Compact"/>
            </w:pPr>
            <w:r>
              <w:t>×</w:t>
            </w:r>
          </w:p>
        </w:tc>
      </w:tr>
      <w:tr w:rsidR="00E80E7E" w14:paraId="1326A234" w14:textId="77777777">
        <w:tc>
          <w:tcPr>
            <w:tcW w:w="1500" w:type="dxa"/>
          </w:tcPr>
          <w:p w14:paraId="752B491C" w14:textId="77777777" w:rsidR="00E80E7E" w:rsidRDefault="00000000">
            <w:pPr>
              <w:pStyle w:val="Compact"/>
            </w:pPr>
            <w:r>
              <w:t>Clinical report IE</w:t>
            </w:r>
          </w:p>
        </w:tc>
        <w:tc>
          <w:tcPr>
            <w:tcW w:w="560" w:type="dxa"/>
          </w:tcPr>
          <w:p w14:paraId="18A0AE29" w14:textId="77777777" w:rsidR="00E80E7E" w:rsidRDefault="00000000">
            <w:pPr>
              <w:pStyle w:val="Compact"/>
            </w:pPr>
            <w:r>
              <w:t>[44]</w:t>
            </w:r>
          </w:p>
        </w:tc>
        <w:tc>
          <w:tcPr>
            <w:tcW w:w="1050" w:type="dxa"/>
          </w:tcPr>
          <w:p w14:paraId="67461F74" w14:textId="77777777" w:rsidR="00E80E7E" w:rsidRDefault="00000000">
            <w:pPr>
              <w:pStyle w:val="Compact"/>
            </w:pPr>
            <w:r>
              <w:t>Llama-3.1-8Bᵈ</w:t>
            </w:r>
          </w:p>
        </w:tc>
        <w:tc>
          <w:tcPr>
            <w:tcW w:w="800" w:type="dxa"/>
          </w:tcPr>
          <w:p w14:paraId="083186B3" w14:textId="77777777" w:rsidR="00E80E7E" w:rsidRDefault="00000000">
            <w:pPr>
              <w:pStyle w:val="Compact"/>
            </w:pPr>
            <w:r>
              <w:t>GPT-4</w:t>
            </w:r>
          </w:p>
        </w:tc>
        <w:tc>
          <w:tcPr>
            <w:tcW w:w="400" w:type="dxa"/>
          </w:tcPr>
          <w:p w14:paraId="6F094788" w14:textId="77777777" w:rsidR="00E80E7E" w:rsidRDefault="00000000">
            <w:pPr>
              <w:pStyle w:val="Compact"/>
            </w:pPr>
            <w:r>
              <w:t>ZS</w:t>
            </w:r>
          </w:p>
        </w:tc>
        <w:tc>
          <w:tcPr>
            <w:tcW w:w="620" w:type="dxa"/>
          </w:tcPr>
          <w:p w14:paraId="520A29B0" w14:textId="77777777" w:rsidR="00E80E7E" w:rsidRDefault="00000000">
            <w:pPr>
              <w:pStyle w:val="Compact"/>
            </w:pPr>
            <w:r>
              <w:t>(1,2,1)</w:t>
            </w:r>
          </w:p>
        </w:tc>
        <w:tc>
          <w:tcPr>
            <w:tcW w:w="680" w:type="dxa"/>
          </w:tcPr>
          <w:p w14:paraId="6AEE1363" w14:textId="77777777" w:rsidR="00E80E7E" w:rsidRDefault="00000000">
            <w:pPr>
              <w:pStyle w:val="Compact"/>
            </w:pPr>
            <w:r>
              <w:t>EM</w:t>
            </w:r>
          </w:p>
        </w:tc>
        <w:tc>
          <w:tcPr>
            <w:tcW w:w="620" w:type="dxa"/>
          </w:tcPr>
          <w:p w14:paraId="4A6A9D9F" w14:textId="77777777" w:rsidR="00E80E7E" w:rsidRDefault="00000000">
            <w:pPr>
              <w:pStyle w:val="Compact"/>
            </w:pPr>
            <w:r>
              <w:t>90.0</w:t>
            </w:r>
          </w:p>
        </w:tc>
        <w:tc>
          <w:tcPr>
            <w:tcW w:w="620" w:type="dxa"/>
          </w:tcPr>
          <w:p w14:paraId="772DC2BC" w14:textId="77777777" w:rsidR="00E80E7E" w:rsidRDefault="00000000">
            <w:pPr>
              <w:pStyle w:val="Compact"/>
            </w:pPr>
            <w:r>
              <w:t>86.1</w:t>
            </w:r>
          </w:p>
        </w:tc>
        <w:tc>
          <w:tcPr>
            <w:tcW w:w="660" w:type="dxa"/>
          </w:tcPr>
          <w:p w14:paraId="3194AEAB" w14:textId="77777777" w:rsidR="00E80E7E" w:rsidRDefault="00000000">
            <w:pPr>
              <w:pStyle w:val="Compact"/>
            </w:pPr>
            <w:r>
              <w:t>1.05</w:t>
            </w:r>
          </w:p>
        </w:tc>
        <w:tc>
          <w:tcPr>
            <w:tcW w:w="620" w:type="dxa"/>
          </w:tcPr>
          <w:p w14:paraId="2FFDA014" w14:textId="77777777" w:rsidR="00E80E7E" w:rsidRDefault="00000000">
            <w:pPr>
              <w:pStyle w:val="Compact"/>
            </w:pPr>
            <w:r>
              <w:t>NR</w:t>
            </w:r>
          </w:p>
        </w:tc>
        <w:tc>
          <w:tcPr>
            <w:tcW w:w="600" w:type="dxa"/>
          </w:tcPr>
          <w:p w14:paraId="2FF2DD75" w14:textId="77777777" w:rsidR="00E80E7E" w:rsidRDefault="00000000">
            <w:pPr>
              <w:pStyle w:val="Compact"/>
            </w:pPr>
            <w:r>
              <w:t>✓</w:t>
            </w:r>
          </w:p>
        </w:tc>
      </w:tr>
      <w:tr w:rsidR="00E80E7E" w14:paraId="5821868A" w14:textId="77777777">
        <w:tc>
          <w:tcPr>
            <w:tcW w:w="1500" w:type="dxa"/>
          </w:tcPr>
          <w:p w14:paraId="4C29706B" w14:textId="77777777" w:rsidR="00E80E7E" w:rsidRDefault="00000000">
            <w:pPr>
              <w:pStyle w:val="Compact"/>
            </w:pPr>
            <w:r>
              <w:t>Biomed. CLS (binary)</w:t>
            </w:r>
          </w:p>
        </w:tc>
        <w:tc>
          <w:tcPr>
            <w:tcW w:w="560" w:type="dxa"/>
          </w:tcPr>
          <w:p w14:paraId="6CCA964E" w14:textId="77777777" w:rsidR="00E80E7E" w:rsidRDefault="00000000">
            <w:pPr>
              <w:pStyle w:val="Compact"/>
            </w:pPr>
            <w:r>
              <w:t>[45]</w:t>
            </w:r>
          </w:p>
        </w:tc>
        <w:tc>
          <w:tcPr>
            <w:tcW w:w="1050" w:type="dxa"/>
          </w:tcPr>
          <w:p w14:paraId="32F51B95" w14:textId="77777777" w:rsidR="00E80E7E" w:rsidRDefault="00000000">
            <w:pPr>
              <w:pStyle w:val="Compact"/>
            </w:pPr>
            <w:r>
              <w:t>Qwen2.5-7B</w:t>
            </w:r>
          </w:p>
        </w:tc>
        <w:tc>
          <w:tcPr>
            <w:tcW w:w="800" w:type="dxa"/>
          </w:tcPr>
          <w:p w14:paraId="002FF687" w14:textId="77777777" w:rsidR="00E80E7E" w:rsidRDefault="00000000">
            <w:pPr>
              <w:pStyle w:val="Compact"/>
            </w:pPr>
            <w:r>
              <w:t>Gemini 2.5</w:t>
            </w:r>
          </w:p>
        </w:tc>
        <w:tc>
          <w:tcPr>
            <w:tcW w:w="400" w:type="dxa"/>
          </w:tcPr>
          <w:p w14:paraId="4B1152E3" w14:textId="77777777" w:rsidR="00E80E7E" w:rsidRDefault="00000000">
            <w:pPr>
              <w:pStyle w:val="Compact"/>
            </w:pPr>
            <w:r>
              <w:t>P</w:t>
            </w:r>
          </w:p>
        </w:tc>
        <w:tc>
          <w:tcPr>
            <w:tcW w:w="620" w:type="dxa"/>
          </w:tcPr>
          <w:p w14:paraId="72A5B0FF" w14:textId="77777777" w:rsidR="00E80E7E" w:rsidRDefault="00000000">
            <w:pPr>
              <w:pStyle w:val="Compact"/>
            </w:pPr>
            <w:r>
              <w:t>(1,2,1)</w:t>
            </w:r>
          </w:p>
        </w:tc>
        <w:tc>
          <w:tcPr>
            <w:tcW w:w="680" w:type="dxa"/>
          </w:tcPr>
          <w:p w14:paraId="59840964" w14:textId="77777777" w:rsidR="00E80E7E" w:rsidRDefault="00000000">
            <w:pPr>
              <w:pStyle w:val="Compact"/>
            </w:pPr>
            <w:r>
              <w:t>Acc</w:t>
            </w:r>
          </w:p>
        </w:tc>
        <w:tc>
          <w:tcPr>
            <w:tcW w:w="620" w:type="dxa"/>
          </w:tcPr>
          <w:p w14:paraId="39692A9A" w14:textId="77777777" w:rsidR="00E80E7E" w:rsidRDefault="00000000">
            <w:pPr>
              <w:pStyle w:val="Compact"/>
            </w:pPr>
            <w:r>
              <w:t>92</w:t>
            </w:r>
          </w:p>
        </w:tc>
        <w:tc>
          <w:tcPr>
            <w:tcW w:w="620" w:type="dxa"/>
          </w:tcPr>
          <w:p w14:paraId="129437A8" w14:textId="77777777" w:rsidR="00E80E7E" w:rsidRDefault="00000000">
            <w:pPr>
              <w:pStyle w:val="Compact"/>
            </w:pPr>
            <w:r>
              <w:t>90</w:t>
            </w:r>
          </w:p>
        </w:tc>
        <w:tc>
          <w:tcPr>
            <w:tcW w:w="660" w:type="dxa"/>
          </w:tcPr>
          <w:p w14:paraId="5B27D61C" w14:textId="77777777" w:rsidR="00E80E7E" w:rsidRDefault="00000000">
            <w:pPr>
              <w:pStyle w:val="Compact"/>
            </w:pPr>
            <w:r>
              <w:t>1.02</w:t>
            </w:r>
          </w:p>
        </w:tc>
        <w:tc>
          <w:tcPr>
            <w:tcW w:w="620" w:type="dxa"/>
          </w:tcPr>
          <w:p w14:paraId="224DE536" w14:textId="77777777" w:rsidR="00E80E7E" w:rsidRDefault="00000000">
            <w:pPr>
              <w:pStyle w:val="Compact"/>
            </w:pPr>
            <w:r>
              <w:t>NR</w:t>
            </w:r>
          </w:p>
        </w:tc>
        <w:tc>
          <w:tcPr>
            <w:tcW w:w="600" w:type="dxa"/>
          </w:tcPr>
          <w:p w14:paraId="215F17D2" w14:textId="77777777" w:rsidR="00E80E7E" w:rsidRDefault="00000000">
            <w:pPr>
              <w:pStyle w:val="Compact"/>
            </w:pPr>
            <w:r>
              <w:t>✓</w:t>
            </w:r>
          </w:p>
        </w:tc>
      </w:tr>
      <w:tr w:rsidR="00E80E7E" w14:paraId="46D8C649" w14:textId="77777777">
        <w:tc>
          <w:tcPr>
            <w:tcW w:w="1500" w:type="dxa"/>
          </w:tcPr>
          <w:p w14:paraId="19333F44" w14:textId="77777777" w:rsidR="00E80E7E" w:rsidRDefault="00000000">
            <w:pPr>
              <w:pStyle w:val="Compact"/>
            </w:pPr>
            <w:r>
              <w:t>Depression detect.</w:t>
            </w:r>
          </w:p>
        </w:tc>
        <w:tc>
          <w:tcPr>
            <w:tcW w:w="560" w:type="dxa"/>
          </w:tcPr>
          <w:p w14:paraId="5E0ED317" w14:textId="77777777" w:rsidR="00E80E7E" w:rsidRDefault="00000000">
            <w:pPr>
              <w:pStyle w:val="Compact"/>
            </w:pPr>
            <w:r>
              <w:t>[43]</w:t>
            </w:r>
          </w:p>
        </w:tc>
        <w:tc>
          <w:tcPr>
            <w:tcW w:w="1050" w:type="dxa"/>
          </w:tcPr>
          <w:p w14:paraId="79C50CD1" w14:textId="77777777" w:rsidR="00E80E7E" w:rsidRDefault="00000000">
            <w:pPr>
              <w:pStyle w:val="Compact"/>
            </w:pPr>
            <w:r>
              <w:t>Gemma 2 9B</w:t>
            </w:r>
          </w:p>
        </w:tc>
        <w:tc>
          <w:tcPr>
            <w:tcW w:w="800" w:type="dxa"/>
          </w:tcPr>
          <w:p w14:paraId="1789AA9C" w14:textId="77777777" w:rsidR="00E80E7E" w:rsidRDefault="00000000">
            <w:pPr>
              <w:pStyle w:val="Compact"/>
            </w:pPr>
            <w:r>
              <w:t>GPT-4</w:t>
            </w:r>
          </w:p>
        </w:tc>
        <w:tc>
          <w:tcPr>
            <w:tcW w:w="400" w:type="dxa"/>
          </w:tcPr>
          <w:p w14:paraId="1762DFBE" w14:textId="77777777" w:rsidR="00E80E7E" w:rsidRDefault="00000000">
            <w:pPr>
              <w:pStyle w:val="Compact"/>
            </w:pPr>
            <w:r>
              <w:t>P</w:t>
            </w:r>
          </w:p>
        </w:tc>
        <w:tc>
          <w:tcPr>
            <w:tcW w:w="620" w:type="dxa"/>
          </w:tcPr>
          <w:p w14:paraId="472E30EC" w14:textId="77777777" w:rsidR="00E80E7E" w:rsidRDefault="00000000">
            <w:pPr>
              <w:pStyle w:val="Compact"/>
            </w:pPr>
            <w:r>
              <w:t>(2,1,1)</w:t>
            </w:r>
          </w:p>
        </w:tc>
        <w:tc>
          <w:tcPr>
            <w:tcW w:w="680" w:type="dxa"/>
          </w:tcPr>
          <w:p w14:paraId="5217B0B7" w14:textId="77777777" w:rsidR="00E80E7E" w:rsidRDefault="00000000">
            <w:pPr>
              <w:pStyle w:val="Compact"/>
            </w:pPr>
            <w:r>
              <w:t>Acc</w:t>
            </w:r>
          </w:p>
        </w:tc>
        <w:tc>
          <w:tcPr>
            <w:tcW w:w="620" w:type="dxa"/>
          </w:tcPr>
          <w:p w14:paraId="71E3344B" w14:textId="77777777" w:rsidR="00E80E7E" w:rsidRDefault="00000000">
            <w:pPr>
              <w:pStyle w:val="Compact"/>
            </w:pPr>
            <w:r>
              <w:t>80.4</w:t>
            </w:r>
          </w:p>
        </w:tc>
        <w:tc>
          <w:tcPr>
            <w:tcW w:w="620" w:type="dxa"/>
          </w:tcPr>
          <w:p w14:paraId="345A1CF4" w14:textId="77777777" w:rsidR="00E80E7E" w:rsidRDefault="00000000">
            <w:pPr>
              <w:pStyle w:val="Compact"/>
            </w:pPr>
            <w:r>
              <w:t>85.0</w:t>
            </w:r>
          </w:p>
        </w:tc>
        <w:tc>
          <w:tcPr>
            <w:tcW w:w="660" w:type="dxa"/>
          </w:tcPr>
          <w:p w14:paraId="0015924A" w14:textId="77777777" w:rsidR="00E80E7E" w:rsidRDefault="00000000">
            <w:pPr>
              <w:pStyle w:val="Compact"/>
            </w:pPr>
            <w:r>
              <w:t>0.95</w:t>
            </w:r>
          </w:p>
        </w:tc>
        <w:tc>
          <w:tcPr>
            <w:tcW w:w="620" w:type="dxa"/>
          </w:tcPr>
          <w:p w14:paraId="5699C599" w14:textId="77777777" w:rsidR="00E80E7E" w:rsidRDefault="00000000">
            <w:pPr>
              <w:pStyle w:val="Compact"/>
            </w:pPr>
            <w:r>
              <w:t>NR</w:t>
            </w:r>
          </w:p>
        </w:tc>
        <w:tc>
          <w:tcPr>
            <w:tcW w:w="600" w:type="dxa"/>
          </w:tcPr>
          <w:p w14:paraId="643E5892" w14:textId="77777777" w:rsidR="00E80E7E" w:rsidRDefault="00000000">
            <w:pPr>
              <w:pStyle w:val="Compact"/>
            </w:pPr>
            <w:r>
              <w:t>✓</w:t>
            </w:r>
          </w:p>
        </w:tc>
      </w:tr>
      <w:tr w:rsidR="00E80E7E" w14:paraId="2AF6B0AF" w14:textId="77777777">
        <w:tc>
          <w:tcPr>
            <w:tcW w:w="1500" w:type="dxa"/>
          </w:tcPr>
          <w:p w14:paraId="053BB1EB" w14:textId="77777777" w:rsidR="00E80E7E" w:rsidRDefault="00000000">
            <w:pPr>
              <w:pStyle w:val="Compact"/>
            </w:pPr>
            <w:r>
              <w:t>Suicide detect.</w:t>
            </w:r>
          </w:p>
        </w:tc>
        <w:tc>
          <w:tcPr>
            <w:tcW w:w="560" w:type="dxa"/>
          </w:tcPr>
          <w:p w14:paraId="5E253E37" w14:textId="77777777" w:rsidR="00E80E7E" w:rsidRDefault="00000000">
            <w:pPr>
              <w:pStyle w:val="Compact"/>
            </w:pPr>
            <w:r>
              <w:t>[43]</w:t>
            </w:r>
          </w:p>
        </w:tc>
        <w:tc>
          <w:tcPr>
            <w:tcW w:w="1050" w:type="dxa"/>
          </w:tcPr>
          <w:p w14:paraId="55D0A683" w14:textId="77777777" w:rsidR="00E80E7E" w:rsidRDefault="00000000">
            <w:pPr>
              <w:pStyle w:val="Compact"/>
            </w:pPr>
            <w:r>
              <w:t>Llama3-8B</w:t>
            </w:r>
          </w:p>
        </w:tc>
        <w:tc>
          <w:tcPr>
            <w:tcW w:w="800" w:type="dxa"/>
          </w:tcPr>
          <w:p w14:paraId="4090C3F6" w14:textId="77777777" w:rsidR="00E80E7E" w:rsidRDefault="00000000">
            <w:pPr>
              <w:pStyle w:val="Compact"/>
            </w:pPr>
            <w:r>
              <w:t>GPT-4</w:t>
            </w:r>
          </w:p>
        </w:tc>
        <w:tc>
          <w:tcPr>
            <w:tcW w:w="400" w:type="dxa"/>
          </w:tcPr>
          <w:p w14:paraId="0CBA7C14" w14:textId="77777777" w:rsidR="00E80E7E" w:rsidRDefault="00000000">
            <w:pPr>
              <w:pStyle w:val="Compact"/>
            </w:pPr>
            <w:r>
              <w:t>P</w:t>
            </w:r>
          </w:p>
        </w:tc>
        <w:tc>
          <w:tcPr>
            <w:tcW w:w="620" w:type="dxa"/>
          </w:tcPr>
          <w:p w14:paraId="6936B838" w14:textId="77777777" w:rsidR="00E80E7E" w:rsidRDefault="00000000">
            <w:pPr>
              <w:pStyle w:val="Compact"/>
            </w:pPr>
            <w:r>
              <w:t>(2,1,1)</w:t>
            </w:r>
          </w:p>
        </w:tc>
        <w:tc>
          <w:tcPr>
            <w:tcW w:w="680" w:type="dxa"/>
          </w:tcPr>
          <w:p w14:paraId="73463BF2" w14:textId="77777777" w:rsidR="00E80E7E" w:rsidRDefault="00000000">
            <w:pPr>
              <w:pStyle w:val="Compact"/>
            </w:pPr>
            <w:r>
              <w:t>Acc</w:t>
            </w:r>
          </w:p>
        </w:tc>
        <w:tc>
          <w:tcPr>
            <w:tcW w:w="620" w:type="dxa"/>
          </w:tcPr>
          <w:p w14:paraId="68769990" w14:textId="77777777" w:rsidR="00E80E7E" w:rsidRDefault="00000000">
            <w:pPr>
              <w:pStyle w:val="Compact"/>
            </w:pPr>
            <w:r>
              <w:t>58</w:t>
            </w:r>
          </w:p>
        </w:tc>
        <w:tc>
          <w:tcPr>
            <w:tcW w:w="620" w:type="dxa"/>
          </w:tcPr>
          <w:p w14:paraId="28EE23AC" w14:textId="77777777" w:rsidR="00E80E7E" w:rsidRDefault="00000000">
            <w:pPr>
              <w:pStyle w:val="Compact"/>
            </w:pPr>
            <w:r>
              <w:t>70</w:t>
            </w:r>
          </w:p>
        </w:tc>
        <w:tc>
          <w:tcPr>
            <w:tcW w:w="660" w:type="dxa"/>
          </w:tcPr>
          <w:p w14:paraId="52DB48B6" w14:textId="77777777" w:rsidR="00E80E7E" w:rsidRDefault="00000000">
            <w:pPr>
              <w:pStyle w:val="Compact"/>
            </w:pPr>
            <w:r>
              <w:t>0.83</w:t>
            </w:r>
          </w:p>
        </w:tc>
        <w:tc>
          <w:tcPr>
            <w:tcW w:w="620" w:type="dxa"/>
          </w:tcPr>
          <w:p w14:paraId="4181560B" w14:textId="77777777" w:rsidR="00E80E7E" w:rsidRDefault="00000000">
            <w:pPr>
              <w:pStyle w:val="Compact"/>
            </w:pPr>
            <w:r>
              <w:t>NR</w:t>
            </w:r>
          </w:p>
        </w:tc>
        <w:tc>
          <w:tcPr>
            <w:tcW w:w="600" w:type="dxa"/>
          </w:tcPr>
          <w:p w14:paraId="19CEBB5D" w14:textId="77777777" w:rsidR="00E80E7E" w:rsidRDefault="00000000">
            <w:pPr>
              <w:pStyle w:val="Compact"/>
            </w:pPr>
            <w:r>
              <w:t>×</w:t>
            </w:r>
          </w:p>
        </w:tc>
      </w:tr>
      <w:tr w:rsidR="00E80E7E" w14:paraId="79AAAD4E" w14:textId="77777777">
        <w:tc>
          <w:tcPr>
            <w:tcW w:w="1500" w:type="dxa"/>
          </w:tcPr>
          <w:p w14:paraId="54E4F181" w14:textId="77777777" w:rsidR="00E80E7E" w:rsidRDefault="00000000">
            <w:pPr>
              <w:pStyle w:val="Compact"/>
            </w:pPr>
            <w:r>
              <w:rPr>
                <w:i/>
                <w:iCs/>
              </w:rPr>
              <w:t>Moderate complexity (r+k+o = 5)</w:t>
            </w:r>
          </w:p>
        </w:tc>
        <w:tc>
          <w:tcPr>
            <w:tcW w:w="560" w:type="dxa"/>
          </w:tcPr>
          <w:p w14:paraId="6E11CA16" w14:textId="77777777" w:rsidR="00E80E7E" w:rsidRDefault="00E80E7E">
            <w:pPr>
              <w:pStyle w:val="Compact"/>
            </w:pPr>
          </w:p>
        </w:tc>
        <w:tc>
          <w:tcPr>
            <w:tcW w:w="1050" w:type="dxa"/>
          </w:tcPr>
          <w:p w14:paraId="3B82A13C" w14:textId="77777777" w:rsidR="00E80E7E" w:rsidRDefault="00E80E7E">
            <w:pPr>
              <w:pStyle w:val="Compact"/>
            </w:pPr>
          </w:p>
        </w:tc>
        <w:tc>
          <w:tcPr>
            <w:tcW w:w="800" w:type="dxa"/>
          </w:tcPr>
          <w:p w14:paraId="1D703C36" w14:textId="77777777" w:rsidR="00E80E7E" w:rsidRDefault="00E80E7E">
            <w:pPr>
              <w:pStyle w:val="Compact"/>
            </w:pPr>
          </w:p>
        </w:tc>
        <w:tc>
          <w:tcPr>
            <w:tcW w:w="400" w:type="dxa"/>
          </w:tcPr>
          <w:p w14:paraId="75C2AD0B" w14:textId="77777777" w:rsidR="00E80E7E" w:rsidRDefault="00E80E7E">
            <w:pPr>
              <w:pStyle w:val="Compact"/>
            </w:pPr>
          </w:p>
        </w:tc>
        <w:tc>
          <w:tcPr>
            <w:tcW w:w="620" w:type="dxa"/>
          </w:tcPr>
          <w:p w14:paraId="48757F7F" w14:textId="77777777" w:rsidR="00E80E7E" w:rsidRDefault="00E80E7E">
            <w:pPr>
              <w:pStyle w:val="Compact"/>
            </w:pPr>
          </w:p>
        </w:tc>
        <w:tc>
          <w:tcPr>
            <w:tcW w:w="680" w:type="dxa"/>
          </w:tcPr>
          <w:p w14:paraId="5EA918C1" w14:textId="77777777" w:rsidR="00E80E7E" w:rsidRDefault="00E80E7E">
            <w:pPr>
              <w:pStyle w:val="Compact"/>
            </w:pPr>
          </w:p>
        </w:tc>
        <w:tc>
          <w:tcPr>
            <w:tcW w:w="620" w:type="dxa"/>
          </w:tcPr>
          <w:p w14:paraId="18279A5A" w14:textId="77777777" w:rsidR="00E80E7E" w:rsidRDefault="00E80E7E">
            <w:pPr>
              <w:pStyle w:val="Compact"/>
            </w:pPr>
          </w:p>
        </w:tc>
        <w:tc>
          <w:tcPr>
            <w:tcW w:w="620" w:type="dxa"/>
          </w:tcPr>
          <w:p w14:paraId="42593A4C" w14:textId="77777777" w:rsidR="00E80E7E" w:rsidRDefault="00E80E7E">
            <w:pPr>
              <w:pStyle w:val="Compact"/>
            </w:pPr>
          </w:p>
        </w:tc>
        <w:tc>
          <w:tcPr>
            <w:tcW w:w="660" w:type="dxa"/>
          </w:tcPr>
          <w:p w14:paraId="741E5A03" w14:textId="77777777" w:rsidR="00E80E7E" w:rsidRDefault="00E80E7E">
            <w:pPr>
              <w:pStyle w:val="Compact"/>
            </w:pPr>
          </w:p>
        </w:tc>
        <w:tc>
          <w:tcPr>
            <w:tcW w:w="620" w:type="dxa"/>
          </w:tcPr>
          <w:p w14:paraId="4B700E37" w14:textId="77777777" w:rsidR="00E80E7E" w:rsidRDefault="00E80E7E">
            <w:pPr>
              <w:pStyle w:val="Compact"/>
            </w:pPr>
          </w:p>
        </w:tc>
        <w:tc>
          <w:tcPr>
            <w:tcW w:w="600" w:type="dxa"/>
          </w:tcPr>
          <w:p w14:paraId="24DE27D4" w14:textId="77777777" w:rsidR="00E80E7E" w:rsidRDefault="00E80E7E">
            <w:pPr>
              <w:pStyle w:val="Compact"/>
            </w:pPr>
          </w:p>
        </w:tc>
      </w:tr>
      <w:tr w:rsidR="00E80E7E" w14:paraId="567B5166" w14:textId="77777777">
        <w:tc>
          <w:tcPr>
            <w:tcW w:w="1500" w:type="dxa"/>
          </w:tcPr>
          <w:p w14:paraId="23C77981" w14:textId="77777777" w:rsidR="00E80E7E" w:rsidRDefault="00000000">
            <w:pPr>
              <w:pStyle w:val="Compact"/>
            </w:pPr>
            <w:r>
              <w:t>Impression gen.ᵉ</w:t>
            </w:r>
          </w:p>
        </w:tc>
        <w:tc>
          <w:tcPr>
            <w:tcW w:w="560" w:type="dxa"/>
          </w:tcPr>
          <w:p w14:paraId="368D208E" w14:textId="77777777" w:rsidR="00E80E7E" w:rsidRDefault="00000000">
            <w:pPr>
              <w:pStyle w:val="Compact"/>
            </w:pPr>
            <w:r>
              <w:t>[42]</w:t>
            </w:r>
          </w:p>
        </w:tc>
        <w:tc>
          <w:tcPr>
            <w:tcW w:w="1050" w:type="dxa"/>
          </w:tcPr>
          <w:p w14:paraId="5F26C77E" w14:textId="77777777" w:rsidR="00E80E7E" w:rsidRDefault="00000000">
            <w:pPr>
              <w:pStyle w:val="Compact"/>
            </w:pPr>
            <w:r>
              <w:t>OPT-350M</w:t>
            </w:r>
          </w:p>
        </w:tc>
        <w:tc>
          <w:tcPr>
            <w:tcW w:w="800" w:type="dxa"/>
          </w:tcPr>
          <w:p w14:paraId="6DC019CB" w14:textId="77777777" w:rsidR="00E80E7E" w:rsidRDefault="00000000">
            <w:pPr>
              <w:pStyle w:val="Compact"/>
            </w:pPr>
            <w:r>
              <w:t>GPT-4o</w:t>
            </w:r>
          </w:p>
        </w:tc>
        <w:tc>
          <w:tcPr>
            <w:tcW w:w="400" w:type="dxa"/>
          </w:tcPr>
          <w:p w14:paraId="7DAA6599" w14:textId="77777777" w:rsidR="00E80E7E" w:rsidRDefault="00000000">
            <w:pPr>
              <w:pStyle w:val="Compact"/>
            </w:pPr>
            <w:r>
              <w:t>P</w:t>
            </w:r>
          </w:p>
        </w:tc>
        <w:tc>
          <w:tcPr>
            <w:tcW w:w="620" w:type="dxa"/>
          </w:tcPr>
          <w:p w14:paraId="0D088B28" w14:textId="77777777" w:rsidR="00E80E7E" w:rsidRDefault="00000000">
            <w:pPr>
              <w:pStyle w:val="Compact"/>
            </w:pPr>
            <w:r>
              <w:t>(2,1,2)</w:t>
            </w:r>
          </w:p>
        </w:tc>
        <w:tc>
          <w:tcPr>
            <w:tcW w:w="680" w:type="dxa"/>
          </w:tcPr>
          <w:p w14:paraId="1BCF38A7" w14:textId="77777777" w:rsidR="00E80E7E" w:rsidRDefault="00000000">
            <w:pPr>
              <w:pStyle w:val="Compact"/>
            </w:pPr>
            <w:r>
              <w:t>Likert</w:t>
            </w:r>
          </w:p>
        </w:tc>
        <w:tc>
          <w:tcPr>
            <w:tcW w:w="620" w:type="dxa"/>
          </w:tcPr>
          <w:p w14:paraId="77BD1E34" w14:textId="77777777" w:rsidR="00E80E7E" w:rsidRDefault="00000000">
            <w:pPr>
              <w:pStyle w:val="Compact"/>
            </w:pPr>
            <w:r>
              <w:t>4.39</w:t>
            </w:r>
          </w:p>
        </w:tc>
        <w:tc>
          <w:tcPr>
            <w:tcW w:w="620" w:type="dxa"/>
          </w:tcPr>
          <w:p w14:paraId="2D3CB24B" w14:textId="77777777" w:rsidR="00E80E7E" w:rsidRDefault="00000000">
            <w:pPr>
              <w:pStyle w:val="Compact"/>
            </w:pPr>
            <w:r>
              <w:t>3.65</w:t>
            </w:r>
          </w:p>
        </w:tc>
        <w:tc>
          <w:tcPr>
            <w:tcW w:w="660" w:type="dxa"/>
          </w:tcPr>
          <w:p w14:paraId="0C90B566" w14:textId="77777777" w:rsidR="00E80E7E" w:rsidRDefault="00000000">
            <w:pPr>
              <w:pStyle w:val="Compact"/>
            </w:pPr>
            <w:r>
              <w:t>1.20</w:t>
            </w:r>
          </w:p>
        </w:tc>
        <w:tc>
          <w:tcPr>
            <w:tcW w:w="620" w:type="dxa"/>
          </w:tcPr>
          <w:p w14:paraId="268BCED7" w14:textId="77777777" w:rsidR="00E80E7E" w:rsidRDefault="00000000">
            <w:pPr>
              <w:pStyle w:val="Compact"/>
            </w:pPr>
            <w:r>
              <w:t>NR</w:t>
            </w:r>
          </w:p>
        </w:tc>
        <w:tc>
          <w:tcPr>
            <w:tcW w:w="600" w:type="dxa"/>
          </w:tcPr>
          <w:p w14:paraId="5C8ADE34" w14:textId="77777777" w:rsidR="00E80E7E" w:rsidRDefault="00000000">
            <w:pPr>
              <w:pStyle w:val="Compact"/>
            </w:pPr>
            <w:r>
              <w:t>✓</w:t>
            </w:r>
          </w:p>
        </w:tc>
      </w:tr>
      <w:tr w:rsidR="00E80E7E" w14:paraId="31030B53" w14:textId="77777777">
        <w:tc>
          <w:tcPr>
            <w:tcW w:w="1500" w:type="dxa"/>
          </w:tcPr>
          <w:p w14:paraId="53EE8E18" w14:textId="77777777" w:rsidR="00E80E7E" w:rsidRDefault="00000000">
            <w:pPr>
              <w:pStyle w:val="Compact"/>
            </w:pPr>
            <w:r>
              <w:t>Diagnosis (DDXPlus)</w:t>
            </w:r>
          </w:p>
        </w:tc>
        <w:tc>
          <w:tcPr>
            <w:tcW w:w="560" w:type="dxa"/>
          </w:tcPr>
          <w:p w14:paraId="01CE18F9" w14:textId="77777777" w:rsidR="00E80E7E" w:rsidRDefault="00000000">
            <w:pPr>
              <w:pStyle w:val="Compact"/>
            </w:pPr>
            <w:r>
              <w:t>[37]</w:t>
            </w:r>
          </w:p>
        </w:tc>
        <w:tc>
          <w:tcPr>
            <w:tcW w:w="1050" w:type="dxa"/>
          </w:tcPr>
          <w:p w14:paraId="5AA0AB4C" w14:textId="77777777" w:rsidR="00E80E7E" w:rsidRDefault="00000000">
            <w:pPr>
              <w:pStyle w:val="Compact"/>
            </w:pPr>
            <w:r>
              <w:t>Llama3-8Bᵃ</w:t>
            </w:r>
          </w:p>
        </w:tc>
        <w:tc>
          <w:tcPr>
            <w:tcW w:w="800" w:type="dxa"/>
          </w:tcPr>
          <w:p w14:paraId="60D86E35" w14:textId="77777777" w:rsidR="00E80E7E" w:rsidRDefault="00000000">
            <w:pPr>
              <w:pStyle w:val="Compact"/>
            </w:pPr>
            <w:r>
              <w:t>GPT-4</w:t>
            </w:r>
          </w:p>
        </w:tc>
        <w:tc>
          <w:tcPr>
            <w:tcW w:w="400" w:type="dxa"/>
          </w:tcPr>
          <w:p w14:paraId="6A08D1CD" w14:textId="77777777" w:rsidR="00E80E7E" w:rsidRDefault="00000000">
            <w:pPr>
              <w:pStyle w:val="Compact"/>
            </w:pPr>
            <w:r>
              <w:t>3S</w:t>
            </w:r>
          </w:p>
        </w:tc>
        <w:tc>
          <w:tcPr>
            <w:tcW w:w="620" w:type="dxa"/>
          </w:tcPr>
          <w:p w14:paraId="6F658A8C" w14:textId="77777777" w:rsidR="00E80E7E" w:rsidRDefault="00000000">
            <w:pPr>
              <w:pStyle w:val="Compact"/>
            </w:pPr>
            <w:r>
              <w:t>(2,2,1)</w:t>
            </w:r>
          </w:p>
        </w:tc>
        <w:tc>
          <w:tcPr>
            <w:tcW w:w="680" w:type="dxa"/>
          </w:tcPr>
          <w:p w14:paraId="25811E56" w14:textId="77777777" w:rsidR="00E80E7E" w:rsidRDefault="00000000">
            <w:pPr>
              <w:pStyle w:val="Compact"/>
            </w:pPr>
            <w:r>
              <w:t>Acc</w:t>
            </w:r>
          </w:p>
        </w:tc>
        <w:tc>
          <w:tcPr>
            <w:tcW w:w="620" w:type="dxa"/>
          </w:tcPr>
          <w:p w14:paraId="65759E49" w14:textId="77777777" w:rsidR="00E80E7E" w:rsidRDefault="00000000">
            <w:pPr>
              <w:pStyle w:val="Compact"/>
            </w:pPr>
            <w:r>
              <w:t>97.5</w:t>
            </w:r>
          </w:p>
        </w:tc>
        <w:tc>
          <w:tcPr>
            <w:tcW w:w="620" w:type="dxa"/>
          </w:tcPr>
          <w:p w14:paraId="6C463693" w14:textId="77777777" w:rsidR="00E80E7E" w:rsidRDefault="00000000">
            <w:pPr>
              <w:pStyle w:val="Compact"/>
            </w:pPr>
            <w:r>
              <w:t>58.1</w:t>
            </w:r>
          </w:p>
        </w:tc>
        <w:tc>
          <w:tcPr>
            <w:tcW w:w="660" w:type="dxa"/>
          </w:tcPr>
          <w:p w14:paraId="5CA8A05C" w14:textId="77777777" w:rsidR="00E80E7E" w:rsidRDefault="00000000">
            <w:pPr>
              <w:pStyle w:val="Compact"/>
            </w:pPr>
            <w:r>
              <w:t>1.68</w:t>
            </w:r>
          </w:p>
        </w:tc>
        <w:tc>
          <w:tcPr>
            <w:tcW w:w="620" w:type="dxa"/>
          </w:tcPr>
          <w:p w14:paraId="4C1CC61C" w14:textId="77777777" w:rsidR="00E80E7E" w:rsidRDefault="00000000">
            <w:pPr>
              <w:pStyle w:val="Compact"/>
            </w:pPr>
            <w:r>
              <w:t>NR</w:t>
            </w:r>
          </w:p>
        </w:tc>
        <w:tc>
          <w:tcPr>
            <w:tcW w:w="600" w:type="dxa"/>
          </w:tcPr>
          <w:p w14:paraId="06E8EE1A" w14:textId="77777777" w:rsidR="00E80E7E" w:rsidRDefault="00000000">
            <w:pPr>
              <w:pStyle w:val="Compact"/>
            </w:pPr>
            <w:r>
              <w:t>✓</w:t>
            </w:r>
          </w:p>
        </w:tc>
      </w:tr>
      <w:tr w:rsidR="00E80E7E" w14:paraId="71157600" w14:textId="77777777">
        <w:tc>
          <w:tcPr>
            <w:tcW w:w="1500" w:type="dxa"/>
          </w:tcPr>
          <w:p w14:paraId="5CD64B9D" w14:textId="77777777" w:rsidR="00E80E7E" w:rsidRDefault="00000000">
            <w:pPr>
              <w:pStyle w:val="Compact"/>
            </w:pPr>
            <w:r>
              <w:t>Treatment plan.</w:t>
            </w:r>
          </w:p>
        </w:tc>
        <w:tc>
          <w:tcPr>
            <w:tcW w:w="560" w:type="dxa"/>
          </w:tcPr>
          <w:p w14:paraId="241FA56C" w14:textId="77777777" w:rsidR="00E80E7E" w:rsidRDefault="00000000">
            <w:pPr>
              <w:pStyle w:val="Compact"/>
            </w:pPr>
            <w:r>
              <w:t>[37]</w:t>
            </w:r>
          </w:p>
        </w:tc>
        <w:tc>
          <w:tcPr>
            <w:tcW w:w="1050" w:type="dxa"/>
          </w:tcPr>
          <w:p w14:paraId="6D19DC79" w14:textId="77777777" w:rsidR="00E80E7E" w:rsidRDefault="00000000">
            <w:pPr>
              <w:pStyle w:val="Compact"/>
            </w:pPr>
            <w:r>
              <w:t>Llama3-8Bᵃ</w:t>
            </w:r>
          </w:p>
        </w:tc>
        <w:tc>
          <w:tcPr>
            <w:tcW w:w="800" w:type="dxa"/>
          </w:tcPr>
          <w:p w14:paraId="142C0FA9" w14:textId="77777777" w:rsidR="00E80E7E" w:rsidRDefault="00000000">
            <w:pPr>
              <w:pStyle w:val="Compact"/>
            </w:pPr>
            <w:r>
              <w:t>GPT-4</w:t>
            </w:r>
          </w:p>
        </w:tc>
        <w:tc>
          <w:tcPr>
            <w:tcW w:w="400" w:type="dxa"/>
          </w:tcPr>
          <w:p w14:paraId="79618A0D" w14:textId="77777777" w:rsidR="00E80E7E" w:rsidRDefault="00000000">
            <w:pPr>
              <w:pStyle w:val="Compact"/>
            </w:pPr>
            <w:r>
              <w:t>3S</w:t>
            </w:r>
          </w:p>
        </w:tc>
        <w:tc>
          <w:tcPr>
            <w:tcW w:w="620" w:type="dxa"/>
          </w:tcPr>
          <w:p w14:paraId="2DFA15C0" w14:textId="77777777" w:rsidR="00E80E7E" w:rsidRDefault="00000000">
            <w:pPr>
              <w:pStyle w:val="Compact"/>
            </w:pPr>
            <w:r>
              <w:t>(2,2,1)</w:t>
            </w:r>
          </w:p>
        </w:tc>
        <w:tc>
          <w:tcPr>
            <w:tcW w:w="680" w:type="dxa"/>
          </w:tcPr>
          <w:p w14:paraId="6E213858" w14:textId="77777777" w:rsidR="00E80E7E" w:rsidRDefault="00000000">
            <w:pPr>
              <w:pStyle w:val="Compact"/>
            </w:pPr>
            <w:r>
              <w:t>Acc</w:t>
            </w:r>
          </w:p>
        </w:tc>
        <w:tc>
          <w:tcPr>
            <w:tcW w:w="620" w:type="dxa"/>
          </w:tcPr>
          <w:p w14:paraId="0B7B80C2" w14:textId="77777777" w:rsidR="00E80E7E" w:rsidRDefault="00000000">
            <w:pPr>
              <w:pStyle w:val="Compact"/>
            </w:pPr>
            <w:r>
              <w:t>98.5</w:t>
            </w:r>
          </w:p>
        </w:tc>
        <w:tc>
          <w:tcPr>
            <w:tcW w:w="620" w:type="dxa"/>
          </w:tcPr>
          <w:p w14:paraId="1C073E76" w14:textId="77777777" w:rsidR="00E80E7E" w:rsidRDefault="00000000">
            <w:pPr>
              <w:pStyle w:val="Compact"/>
            </w:pPr>
            <w:r>
              <w:t>84.7</w:t>
            </w:r>
          </w:p>
        </w:tc>
        <w:tc>
          <w:tcPr>
            <w:tcW w:w="660" w:type="dxa"/>
          </w:tcPr>
          <w:p w14:paraId="5CF4003E" w14:textId="77777777" w:rsidR="00E80E7E" w:rsidRDefault="00000000">
            <w:pPr>
              <w:pStyle w:val="Compact"/>
            </w:pPr>
            <w:r>
              <w:t>1.16</w:t>
            </w:r>
          </w:p>
        </w:tc>
        <w:tc>
          <w:tcPr>
            <w:tcW w:w="620" w:type="dxa"/>
          </w:tcPr>
          <w:p w14:paraId="17BA4063" w14:textId="77777777" w:rsidR="00E80E7E" w:rsidRDefault="00000000">
            <w:pPr>
              <w:pStyle w:val="Compact"/>
            </w:pPr>
            <w:r>
              <w:t>NR</w:t>
            </w:r>
          </w:p>
        </w:tc>
        <w:tc>
          <w:tcPr>
            <w:tcW w:w="600" w:type="dxa"/>
          </w:tcPr>
          <w:p w14:paraId="5F44E516" w14:textId="77777777" w:rsidR="00E80E7E" w:rsidRDefault="00000000">
            <w:pPr>
              <w:pStyle w:val="Compact"/>
            </w:pPr>
            <w:r>
              <w:t>✓</w:t>
            </w:r>
          </w:p>
        </w:tc>
      </w:tr>
      <w:tr w:rsidR="00E80E7E" w14:paraId="480590B0" w14:textId="77777777">
        <w:tc>
          <w:tcPr>
            <w:tcW w:w="1500" w:type="dxa"/>
          </w:tcPr>
          <w:p w14:paraId="5F5CC540" w14:textId="77777777" w:rsidR="00E80E7E" w:rsidRDefault="00000000">
            <w:pPr>
              <w:pStyle w:val="Compact"/>
            </w:pPr>
            <w:r>
              <w:t>ICD-10 coding</w:t>
            </w:r>
          </w:p>
        </w:tc>
        <w:tc>
          <w:tcPr>
            <w:tcW w:w="560" w:type="dxa"/>
          </w:tcPr>
          <w:p w14:paraId="05080DA2" w14:textId="77777777" w:rsidR="00E80E7E" w:rsidRDefault="00000000">
            <w:pPr>
              <w:pStyle w:val="Compact"/>
            </w:pPr>
            <w:r>
              <w:t>[46]</w:t>
            </w:r>
          </w:p>
        </w:tc>
        <w:tc>
          <w:tcPr>
            <w:tcW w:w="1050" w:type="dxa"/>
          </w:tcPr>
          <w:p w14:paraId="20FFAA1D" w14:textId="77777777" w:rsidR="00E80E7E" w:rsidRDefault="00000000">
            <w:pPr>
              <w:pStyle w:val="Compact"/>
            </w:pPr>
            <w:r>
              <w:t>Llama-1Bᵇ</w:t>
            </w:r>
          </w:p>
        </w:tc>
        <w:tc>
          <w:tcPr>
            <w:tcW w:w="800" w:type="dxa"/>
          </w:tcPr>
          <w:p w14:paraId="0B2DDF19" w14:textId="77777777" w:rsidR="00E80E7E" w:rsidRDefault="00000000">
            <w:pPr>
              <w:pStyle w:val="Compact"/>
            </w:pPr>
            <w:r>
              <w:t>GPT-4o miniᵇ</w:t>
            </w:r>
          </w:p>
        </w:tc>
        <w:tc>
          <w:tcPr>
            <w:tcW w:w="400" w:type="dxa"/>
          </w:tcPr>
          <w:p w14:paraId="79D47D46" w14:textId="77777777" w:rsidR="00E80E7E" w:rsidRDefault="00000000">
            <w:pPr>
              <w:pStyle w:val="Compact"/>
            </w:pPr>
            <w:r>
              <w:t>FT</w:t>
            </w:r>
          </w:p>
        </w:tc>
        <w:tc>
          <w:tcPr>
            <w:tcW w:w="620" w:type="dxa"/>
          </w:tcPr>
          <w:p w14:paraId="67D6D34C" w14:textId="77777777" w:rsidR="00E80E7E" w:rsidRDefault="00000000">
            <w:pPr>
              <w:pStyle w:val="Compact"/>
            </w:pPr>
            <w:r>
              <w:t>(2,2,1)</w:t>
            </w:r>
          </w:p>
        </w:tc>
        <w:tc>
          <w:tcPr>
            <w:tcW w:w="680" w:type="dxa"/>
          </w:tcPr>
          <w:p w14:paraId="377507F7" w14:textId="77777777" w:rsidR="00E80E7E" w:rsidRDefault="00000000">
            <w:pPr>
              <w:pStyle w:val="Compact"/>
            </w:pPr>
            <w:r>
              <w:t>EM</w:t>
            </w:r>
          </w:p>
        </w:tc>
        <w:tc>
          <w:tcPr>
            <w:tcW w:w="620" w:type="dxa"/>
          </w:tcPr>
          <w:p w14:paraId="1FBF6427" w14:textId="77777777" w:rsidR="00E80E7E" w:rsidRDefault="00000000">
            <w:pPr>
              <w:pStyle w:val="Compact"/>
            </w:pPr>
            <w:r>
              <w:t>~93</w:t>
            </w:r>
          </w:p>
        </w:tc>
        <w:tc>
          <w:tcPr>
            <w:tcW w:w="620" w:type="dxa"/>
          </w:tcPr>
          <w:p w14:paraId="0C71E258" w14:textId="77777777" w:rsidR="00E80E7E" w:rsidRDefault="00000000">
            <w:pPr>
              <w:pStyle w:val="Compact"/>
            </w:pPr>
            <w:r>
              <w:t>~90</w:t>
            </w:r>
          </w:p>
        </w:tc>
        <w:tc>
          <w:tcPr>
            <w:tcW w:w="660" w:type="dxa"/>
          </w:tcPr>
          <w:p w14:paraId="080509F6" w14:textId="77777777" w:rsidR="00E80E7E" w:rsidRDefault="00000000">
            <w:pPr>
              <w:pStyle w:val="Compact"/>
            </w:pPr>
            <w:r>
              <w:t>≈1.03</w:t>
            </w:r>
          </w:p>
        </w:tc>
        <w:tc>
          <w:tcPr>
            <w:tcW w:w="620" w:type="dxa"/>
          </w:tcPr>
          <w:p w14:paraId="445BDA7D" w14:textId="77777777" w:rsidR="00E80E7E" w:rsidRDefault="00000000">
            <w:pPr>
              <w:pStyle w:val="Compact"/>
            </w:pPr>
            <w:r>
              <w:t>NR</w:t>
            </w:r>
          </w:p>
        </w:tc>
        <w:tc>
          <w:tcPr>
            <w:tcW w:w="600" w:type="dxa"/>
          </w:tcPr>
          <w:p w14:paraId="12D9C920" w14:textId="77777777" w:rsidR="00E80E7E" w:rsidRDefault="00000000">
            <w:pPr>
              <w:pStyle w:val="Compact"/>
            </w:pPr>
            <w:r>
              <w:t>✓</w:t>
            </w:r>
          </w:p>
        </w:tc>
      </w:tr>
      <w:tr w:rsidR="00E80E7E" w14:paraId="7CAB1667" w14:textId="77777777">
        <w:tc>
          <w:tcPr>
            <w:tcW w:w="1500" w:type="dxa"/>
          </w:tcPr>
          <w:p w14:paraId="188C9565" w14:textId="77777777" w:rsidR="00E80E7E" w:rsidRDefault="00000000">
            <w:pPr>
              <w:pStyle w:val="Compact"/>
            </w:pPr>
            <w:r>
              <w:t>Radiology QA</w:t>
            </w:r>
          </w:p>
        </w:tc>
        <w:tc>
          <w:tcPr>
            <w:tcW w:w="560" w:type="dxa"/>
          </w:tcPr>
          <w:p w14:paraId="644BF4EB" w14:textId="77777777" w:rsidR="00E80E7E" w:rsidRDefault="00000000">
            <w:pPr>
              <w:pStyle w:val="Compact"/>
            </w:pPr>
            <w:r>
              <w:t>[47]</w:t>
            </w:r>
          </w:p>
        </w:tc>
        <w:tc>
          <w:tcPr>
            <w:tcW w:w="1050" w:type="dxa"/>
          </w:tcPr>
          <w:p w14:paraId="50FFC22C" w14:textId="77777777" w:rsidR="00E80E7E" w:rsidRDefault="00000000">
            <w:pPr>
              <w:pStyle w:val="Compact"/>
            </w:pPr>
            <w:r>
              <w:t>RadPhi-3 3.8B</w:t>
            </w:r>
          </w:p>
        </w:tc>
        <w:tc>
          <w:tcPr>
            <w:tcW w:w="800" w:type="dxa"/>
          </w:tcPr>
          <w:p w14:paraId="7EC8F3EA" w14:textId="77777777" w:rsidR="00E80E7E" w:rsidRDefault="00000000">
            <w:pPr>
              <w:pStyle w:val="Compact"/>
            </w:pPr>
            <w:r>
              <w:t>GPT-4</w:t>
            </w:r>
          </w:p>
        </w:tc>
        <w:tc>
          <w:tcPr>
            <w:tcW w:w="400" w:type="dxa"/>
          </w:tcPr>
          <w:p w14:paraId="7E42415A" w14:textId="77777777" w:rsidR="00E80E7E" w:rsidRDefault="00000000">
            <w:pPr>
              <w:pStyle w:val="Compact"/>
            </w:pPr>
            <w:r>
              <w:t>P</w:t>
            </w:r>
          </w:p>
        </w:tc>
        <w:tc>
          <w:tcPr>
            <w:tcW w:w="620" w:type="dxa"/>
          </w:tcPr>
          <w:p w14:paraId="4ED228BC" w14:textId="77777777" w:rsidR="00E80E7E" w:rsidRDefault="00000000">
            <w:pPr>
              <w:pStyle w:val="Compact"/>
            </w:pPr>
            <w:r>
              <w:t>(2,2,1)</w:t>
            </w:r>
          </w:p>
        </w:tc>
        <w:tc>
          <w:tcPr>
            <w:tcW w:w="680" w:type="dxa"/>
          </w:tcPr>
          <w:p w14:paraId="6F7184B1" w14:textId="77777777" w:rsidR="00E80E7E" w:rsidRDefault="00000000">
            <w:pPr>
              <w:pStyle w:val="Compact"/>
            </w:pPr>
            <w:r>
              <w:t>F1</w:t>
            </w:r>
          </w:p>
        </w:tc>
        <w:tc>
          <w:tcPr>
            <w:tcW w:w="620" w:type="dxa"/>
          </w:tcPr>
          <w:p w14:paraId="70FC76AE" w14:textId="77777777" w:rsidR="00E80E7E" w:rsidRDefault="00000000">
            <w:pPr>
              <w:pStyle w:val="Compact"/>
            </w:pPr>
            <w:r>
              <w:t>40.3</w:t>
            </w:r>
          </w:p>
        </w:tc>
        <w:tc>
          <w:tcPr>
            <w:tcW w:w="620" w:type="dxa"/>
          </w:tcPr>
          <w:p w14:paraId="2061DF22" w14:textId="77777777" w:rsidR="00E80E7E" w:rsidRDefault="00000000">
            <w:pPr>
              <w:pStyle w:val="Compact"/>
            </w:pPr>
            <w:r>
              <w:t>34.0</w:t>
            </w:r>
          </w:p>
        </w:tc>
        <w:tc>
          <w:tcPr>
            <w:tcW w:w="660" w:type="dxa"/>
          </w:tcPr>
          <w:p w14:paraId="65B9E0CF" w14:textId="77777777" w:rsidR="00E80E7E" w:rsidRDefault="00000000">
            <w:pPr>
              <w:pStyle w:val="Compact"/>
            </w:pPr>
            <w:r>
              <w:t>1.19</w:t>
            </w:r>
          </w:p>
        </w:tc>
        <w:tc>
          <w:tcPr>
            <w:tcW w:w="620" w:type="dxa"/>
          </w:tcPr>
          <w:p w14:paraId="26F24DA7" w14:textId="77777777" w:rsidR="00E80E7E" w:rsidRDefault="00000000">
            <w:pPr>
              <w:pStyle w:val="Compact"/>
            </w:pPr>
            <w:r>
              <w:t>NR</w:t>
            </w:r>
          </w:p>
        </w:tc>
        <w:tc>
          <w:tcPr>
            <w:tcW w:w="600" w:type="dxa"/>
          </w:tcPr>
          <w:p w14:paraId="3899BB16" w14:textId="77777777" w:rsidR="00E80E7E" w:rsidRDefault="00000000">
            <w:pPr>
              <w:pStyle w:val="Compact"/>
            </w:pPr>
            <w:r>
              <w:t>✓</w:t>
            </w:r>
          </w:p>
        </w:tc>
      </w:tr>
      <w:tr w:rsidR="00E80E7E" w14:paraId="438BB13D" w14:textId="77777777">
        <w:tc>
          <w:tcPr>
            <w:tcW w:w="1500" w:type="dxa"/>
          </w:tcPr>
          <w:p w14:paraId="4A875E56" w14:textId="77777777" w:rsidR="00E80E7E" w:rsidRDefault="00000000">
            <w:pPr>
              <w:pStyle w:val="Compact"/>
            </w:pPr>
            <w:r>
              <w:t>DDI prediction</w:t>
            </w:r>
          </w:p>
        </w:tc>
        <w:tc>
          <w:tcPr>
            <w:tcW w:w="560" w:type="dxa"/>
          </w:tcPr>
          <w:p w14:paraId="463AD8E4" w14:textId="77777777" w:rsidR="00E80E7E" w:rsidRDefault="00000000">
            <w:pPr>
              <w:pStyle w:val="Compact"/>
            </w:pPr>
            <w:r>
              <w:t>[48]</w:t>
            </w:r>
          </w:p>
        </w:tc>
        <w:tc>
          <w:tcPr>
            <w:tcW w:w="1050" w:type="dxa"/>
          </w:tcPr>
          <w:p w14:paraId="5A9F7FE3" w14:textId="77777777" w:rsidR="00E80E7E" w:rsidRDefault="00000000">
            <w:pPr>
              <w:pStyle w:val="Compact"/>
            </w:pPr>
            <w:r>
              <w:t>Phi-3.5 2.7Bᵈ</w:t>
            </w:r>
          </w:p>
        </w:tc>
        <w:tc>
          <w:tcPr>
            <w:tcW w:w="800" w:type="dxa"/>
          </w:tcPr>
          <w:p w14:paraId="33FA183C" w14:textId="77777777" w:rsidR="00E80E7E" w:rsidRDefault="00000000">
            <w:pPr>
              <w:pStyle w:val="Compact"/>
            </w:pPr>
            <w:r>
              <w:t>GPT-4o</w:t>
            </w:r>
          </w:p>
        </w:tc>
        <w:tc>
          <w:tcPr>
            <w:tcW w:w="400" w:type="dxa"/>
          </w:tcPr>
          <w:p w14:paraId="1C807770" w14:textId="77777777" w:rsidR="00E80E7E" w:rsidRDefault="00000000">
            <w:pPr>
              <w:pStyle w:val="Compact"/>
            </w:pPr>
            <w:r>
              <w:t>P</w:t>
            </w:r>
          </w:p>
        </w:tc>
        <w:tc>
          <w:tcPr>
            <w:tcW w:w="620" w:type="dxa"/>
          </w:tcPr>
          <w:p w14:paraId="0772BBAA" w14:textId="77777777" w:rsidR="00E80E7E" w:rsidRDefault="00000000">
            <w:pPr>
              <w:pStyle w:val="Compact"/>
            </w:pPr>
            <w:r>
              <w:t>(2,2,1</w:t>
            </w:r>
            <w:r>
              <w:lastRenderedPageBreak/>
              <w:t>)</w:t>
            </w:r>
          </w:p>
        </w:tc>
        <w:tc>
          <w:tcPr>
            <w:tcW w:w="680" w:type="dxa"/>
          </w:tcPr>
          <w:p w14:paraId="5796102B" w14:textId="77777777" w:rsidR="00E80E7E" w:rsidRDefault="00000000">
            <w:pPr>
              <w:pStyle w:val="Compact"/>
            </w:pPr>
            <w:r>
              <w:lastRenderedPageBreak/>
              <w:t>Acc</w:t>
            </w:r>
          </w:p>
        </w:tc>
        <w:tc>
          <w:tcPr>
            <w:tcW w:w="620" w:type="dxa"/>
          </w:tcPr>
          <w:p w14:paraId="32F7304B" w14:textId="77777777" w:rsidR="00E80E7E" w:rsidRDefault="00000000">
            <w:pPr>
              <w:pStyle w:val="Compact"/>
            </w:pPr>
            <w:r>
              <w:t>.913</w:t>
            </w:r>
          </w:p>
        </w:tc>
        <w:tc>
          <w:tcPr>
            <w:tcW w:w="620" w:type="dxa"/>
          </w:tcPr>
          <w:p w14:paraId="50046B96" w14:textId="77777777" w:rsidR="00E80E7E" w:rsidRDefault="00000000">
            <w:pPr>
              <w:pStyle w:val="Compact"/>
            </w:pPr>
            <w:r>
              <w:t>.926</w:t>
            </w:r>
          </w:p>
        </w:tc>
        <w:tc>
          <w:tcPr>
            <w:tcW w:w="660" w:type="dxa"/>
          </w:tcPr>
          <w:p w14:paraId="54A03820" w14:textId="77777777" w:rsidR="00E80E7E" w:rsidRDefault="00000000">
            <w:pPr>
              <w:pStyle w:val="Compact"/>
            </w:pPr>
            <w:r>
              <w:t>0.99</w:t>
            </w:r>
          </w:p>
        </w:tc>
        <w:tc>
          <w:tcPr>
            <w:tcW w:w="620" w:type="dxa"/>
          </w:tcPr>
          <w:p w14:paraId="21960D47" w14:textId="77777777" w:rsidR="00E80E7E" w:rsidRDefault="00000000">
            <w:pPr>
              <w:pStyle w:val="Compact"/>
            </w:pPr>
            <w:r>
              <w:t>NR</w:t>
            </w:r>
          </w:p>
        </w:tc>
        <w:tc>
          <w:tcPr>
            <w:tcW w:w="600" w:type="dxa"/>
          </w:tcPr>
          <w:p w14:paraId="1488149E" w14:textId="77777777" w:rsidR="00E80E7E" w:rsidRDefault="00000000">
            <w:pPr>
              <w:pStyle w:val="Compact"/>
            </w:pPr>
            <w:r>
              <w:t>✓</w:t>
            </w:r>
          </w:p>
        </w:tc>
      </w:tr>
      <w:tr w:rsidR="00E80E7E" w14:paraId="5ABBCDB3" w14:textId="77777777">
        <w:tc>
          <w:tcPr>
            <w:tcW w:w="1500" w:type="dxa"/>
          </w:tcPr>
          <w:p w14:paraId="611B41B5" w14:textId="77777777" w:rsidR="00E80E7E" w:rsidRDefault="00000000">
            <w:pPr>
              <w:pStyle w:val="Compact"/>
            </w:pPr>
            <w:r>
              <w:t>Biomed. CLS (3-class)</w:t>
            </w:r>
          </w:p>
        </w:tc>
        <w:tc>
          <w:tcPr>
            <w:tcW w:w="560" w:type="dxa"/>
          </w:tcPr>
          <w:p w14:paraId="6DB4A0B5" w14:textId="77777777" w:rsidR="00E80E7E" w:rsidRDefault="00000000">
            <w:pPr>
              <w:pStyle w:val="Compact"/>
            </w:pPr>
            <w:r>
              <w:t>[45]</w:t>
            </w:r>
          </w:p>
        </w:tc>
        <w:tc>
          <w:tcPr>
            <w:tcW w:w="1050" w:type="dxa"/>
          </w:tcPr>
          <w:p w14:paraId="4586256E" w14:textId="77777777" w:rsidR="00E80E7E" w:rsidRDefault="00000000">
            <w:pPr>
              <w:pStyle w:val="Compact"/>
            </w:pPr>
            <w:r>
              <w:t>Llama3-8B</w:t>
            </w:r>
          </w:p>
        </w:tc>
        <w:tc>
          <w:tcPr>
            <w:tcW w:w="800" w:type="dxa"/>
          </w:tcPr>
          <w:p w14:paraId="4656D988" w14:textId="77777777" w:rsidR="00E80E7E" w:rsidRDefault="00000000">
            <w:pPr>
              <w:pStyle w:val="Compact"/>
            </w:pPr>
            <w:r>
              <w:t>Gemini 2.5</w:t>
            </w:r>
          </w:p>
        </w:tc>
        <w:tc>
          <w:tcPr>
            <w:tcW w:w="400" w:type="dxa"/>
          </w:tcPr>
          <w:p w14:paraId="0CE417D1" w14:textId="77777777" w:rsidR="00E80E7E" w:rsidRDefault="00000000">
            <w:pPr>
              <w:pStyle w:val="Compact"/>
            </w:pPr>
            <w:r>
              <w:t>P</w:t>
            </w:r>
          </w:p>
        </w:tc>
        <w:tc>
          <w:tcPr>
            <w:tcW w:w="620" w:type="dxa"/>
          </w:tcPr>
          <w:p w14:paraId="25726580" w14:textId="77777777" w:rsidR="00E80E7E" w:rsidRDefault="00000000">
            <w:pPr>
              <w:pStyle w:val="Compact"/>
            </w:pPr>
            <w:r>
              <w:t>(2,2,1)</w:t>
            </w:r>
          </w:p>
        </w:tc>
        <w:tc>
          <w:tcPr>
            <w:tcW w:w="680" w:type="dxa"/>
          </w:tcPr>
          <w:p w14:paraId="30AC984C" w14:textId="77777777" w:rsidR="00E80E7E" w:rsidRDefault="00000000">
            <w:pPr>
              <w:pStyle w:val="Compact"/>
            </w:pPr>
            <w:r>
              <w:t>Acc</w:t>
            </w:r>
          </w:p>
        </w:tc>
        <w:tc>
          <w:tcPr>
            <w:tcW w:w="620" w:type="dxa"/>
          </w:tcPr>
          <w:p w14:paraId="685B694F" w14:textId="77777777" w:rsidR="00E80E7E" w:rsidRDefault="00000000">
            <w:pPr>
              <w:pStyle w:val="Compact"/>
            </w:pPr>
            <w:r>
              <w:t>70</w:t>
            </w:r>
          </w:p>
        </w:tc>
        <w:tc>
          <w:tcPr>
            <w:tcW w:w="620" w:type="dxa"/>
          </w:tcPr>
          <w:p w14:paraId="15E3E367" w14:textId="77777777" w:rsidR="00E80E7E" w:rsidRDefault="00000000">
            <w:pPr>
              <w:pStyle w:val="Compact"/>
            </w:pPr>
            <w:r>
              <w:t>90</w:t>
            </w:r>
          </w:p>
        </w:tc>
        <w:tc>
          <w:tcPr>
            <w:tcW w:w="660" w:type="dxa"/>
          </w:tcPr>
          <w:p w14:paraId="6297A8E1" w14:textId="77777777" w:rsidR="00E80E7E" w:rsidRDefault="00000000">
            <w:pPr>
              <w:pStyle w:val="Compact"/>
            </w:pPr>
            <w:r>
              <w:t>0.78</w:t>
            </w:r>
          </w:p>
        </w:tc>
        <w:tc>
          <w:tcPr>
            <w:tcW w:w="620" w:type="dxa"/>
          </w:tcPr>
          <w:p w14:paraId="6F369DFF" w14:textId="77777777" w:rsidR="00E80E7E" w:rsidRDefault="00000000">
            <w:pPr>
              <w:pStyle w:val="Compact"/>
            </w:pPr>
            <w:r>
              <w:t>NR</w:t>
            </w:r>
          </w:p>
        </w:tc>
        <w:tc>
          <w:tcPr>
            <w:tcW w:w="600" w:type="dxa"/>
          </w:tcPr>
          <w:p w14:paraId="1D582CCF" w14:textId="77777777" w:rsidR="00E80E7E" w:rsidRDefault="00000000">
            <w:pPr>
              <w:pStyle w:val="Compact"/>
            </w:pPr>
            <w:r>
              <w:t>×</w:t>
            </w:r>
          </w:p>
        </w:tc>
      </w:tr>
      <w:tr w:rsidR="00E80E7E" w14:paraId="196F5841" w14:textId="77777777">
        <w:tc>
          <w:tcPr>
            <w:tcW w:w="1500" w:type="dxa"/>
          </w:tcPr>
          <w:p w14:paraId="71CF3752" w14:textId="77777777" w:rsidR="00E80E7E" w:rsidRDefault="00000000">
            <w:pPr>
              <w:pStyle w:val="Compact"/>
            </w:pPr>
            <w:r>
              <w:rPr>
                <w:i/>
                <w:iCs/>
              </w:rPr>
              <w:t>High complexity (r+k+o ≥ 6) and composite</w:t>
            </w:r>
          </w:p>
        </w:tc>
        <w:tc>
          <w:tcPr>
            <w:tcW w:w="560" w:type="dxa"/>
          </w:tcPr>
          <w:p w14:paraId="358A4930" w14:textId="77777777" w:rsidR="00E80E7E" w:rsidRDefault="00E80E7E">
            <w:pPr>
              <w:pStyle w:val="Compact"/>
            </w:pPr>
          </w:p>
        </w:tc>
        <w:tc>
          <w:tcPr>
            <w:tcW w:w="1050" w:type="dxa"/>
          </w:tcPr>
          <w:p w14:paraId="15268EC8" w14:textId="77777777" w:rsidR="00E80E7E" w:rsidRDefault="00E80E7E">
            <w:pPr>
              <w:pStyle w:val="Compact"/>
            </w:pPr>
          </w:p>
        </w:tc>
        <w:tc>
          <w:tcPr>
            <w:tcW w:w="800" w:type="dxa"/>
          </w:tcPr>
          <w:p w14:paraId="0340480E" w14:textId="77777777" w:rsidR="00E80E7E" w:rsidRDefault="00E80E7E">
            <w:pPr>
              <w:pStyle w:val="Compact"/>
            </w:pPr>
          </w:p>
        </w:tc>
        <w:tc>
          <w:tcPr>
            <w:tcW w:w="400" w:type="dxa"/>
          </w:tcPr>
          <w:p w14:paraId="5418F9CE" w14:textId="77777777" w:rsidR="00E80E7E" w:rsidRDefault="00E80E7E">
            <w:pPr>
              <w:pStyle w:val="Compact"/>
            </w:pPr>
          </w:p>
        </w:tc>
        <w:tc>
          <w:tcPr>
            <w:tcW w:w="620" w:type="dxa"/>
          </w:tcPr>
          <w:p w14:paraId="5D3440EF" w14:textId="77777777" w:rsidR="00E80E7E" w:rsidRDefault="00E80E7E">
            <w:pPr>
              <w:pStyle w:val="Compact"/>
            </w:pPr>
          </w:p>
        </w:tc>
        <w:tc>
          <w:tcPr>
            <w:tcW w:w="680" w:type="dxa"/>
          </w:tcPr>
          <w:p w14:paraId="38ABED49" w14:textId="77777777" w:rsidR="00E80E7E" w:rsidRDefault="00E80E7E">
            <w:pPr>
              <w:pStyle w:val="Compact"/>
            </w:pPr>
          </w:p>
        </w:tc>
        <w:tc>
          <w:tcPr>
            <w:tcW w:w="620" w:type="dxa"/>
          </w:tcPr>
          <w:p w14:paraId="36BAE8E7" w14:textId="77777777" w:rsidR="00E80E7E" w:rsidRDefault="00E80E7E">
            <w:pPr>
              <w:pStyle w:val="Compact"/>
            </w:pPr>
          </w:p>
        </w:tc>
        <w:tc>
          <w:tcPr>
            <w:tcW w:w="620" w:type="dxa"/>
          </w:tcPr>
          <w:p w14:paraId="3B85C886" w14:textId="77777777" w:rsidR="00E80E7E" w:rsidRDefault="00E80E7E">
            <w:pPr>
              <w:pStyle w:val="Compact"/>
            </w:pPr>
          </w:p>
        </w:tc>
        <w:tc>
          <w:tcPr>
            <w:tcW w:w="660" w:type="dxa"/>
          </w:tcPr>
          <w:p w14:paraId="166A9805" w14:textId="77777777" w:rsidR="00E80E7E" w:rsidRDefault="00E80E7E">
            <w:pPr>
              <w:pStyle w:val="Compact"/>
            </w:pPr>
          </w:p>
        </w:tc>
        <w:tc>
          <w:tcPr>
            <w:tcW w:w="620" w:type="dxa"/>
          </w:tcPr>
          <w:p w14:paraId="1256BB68" w14:textId="77777777" w:rsidR="00E80E7E" w:rsidRDefault="00E80E7E">
            <w:pPr>
              <w:pStyle w:val="Compact"/>
            </w:pPr>
          </w:p>
        </w:tc>
        <w:tc>
          <w:tcPr>
            <w:tcW w:w="600" w:type="dxa"/>
          </w:tcPr>
          <w:p w14:paraId="2460321D" w14:textId="77777777" w:rsidR="00E80E7E" w:rsidRDefault="00E80E7E">
            <w:pPr>
              <w:pStyle w:val="Compact"/>
            </w:pPr>
          </w:p>
        </w:tc>
      </w:tr>
      <w:tr w:rsidR="00E80E7E" w14:paraId="62750D17" w14:textId="77777777">
        <w:tc>
          <w:tcPr>
            <w:tcW w:w="1500" w:type="dxa"/>
          </w:tcPr>
          <w:p w14:paraId="5F9987A8" w14:textId="77777777" w:rsidR="00E80E7E" w:rsidRDefault="00000000">
            <w:pPr>
              <w:pStyle w:val="Compact"/>
            </w:pPr>
            <w:r>
              <w:t>Clinical triage</w:t>
            </w:r>
          </w:p>
        </w:tc>
        <w:tc>
          <w:tcPr>
            <w:tcW w:w="560" w:type="dxa"/>
          </w:tcPr>
          <w:p w14:paraId="1FF63444" w14:textId="77777777" w:rsidR="00E80E7E" w:rsidRDefault="00000000">
            <w:pPr>
              <w:pStyle w:val="Compact"/>
            </w:pPr>
            <w:r>
              <w:t>[37]</w:t>
            </w:r>
          </w:p>
        </w:tc>
        <w:tc>
          <w:tcPr>
            <w:tcW w:w="1050" w:type="dxa"/>
          </w:tcPr>
          <w:p w14:paraId="433FCE53" w14:textId="77777777" w:rsidR="00E80E7E" w:rsidRDefault="00000000">
            <w:pPr>
              <w:pStyle w:val="Compact"/>
            </w:pPr>
            <w:r>
              <w:t>Llama3-8Bᵃ</w:t>
            </w:r>
          </w:p>
        </w:tc>
        <w:tc>
          <w:tcPr>
            <w:tcW w:w="800" w:type="dxa"/>
          </w:tcPr>
          <w:p w14:paraId="01DB13C8" w14:textId="77777777" w:rsidR="00E80E7E" w:rsidRDefault="00000000">
            <w:pPr>
              <w:pStyle w:val="Compact"/>
            </w:pPr>
            <w:r>
              <w:t>GPT-4</w:t>
            </w:r>
          </w:p>
        </w:tc>
        <w:tc>
          <w:tcPr>
            <w:tcW w:w="400" w:type="dxa"/>
          </w:tcPr>
          <w:p w14:paraId="4C929A06" w14:textId="77777777" w:rsidR="00E80E7E" w:rsidRDefault="00000000">
            <w:pPr>
              <w:pStyle w:val="Compact"/>
            </w:pPr>
            <w:r>
              <w:t>3S</w:t>
            </w:r>
          </w:p>
        </w:tc>
        <w:tc>
          <w:tcPr>
            <w:tcW w:w="620" w:type="dxa"/>
          </w:tcPr>
          <w:p w14:paraId="2F2BC521" w14:textId="77777777" w:rsidR="00E80E7E" w:rsidRDefault="00000000">
            <w:pPr>
              <w:pStyle w:val="Compact"/>
            </w:pPr>
            <w:r>
              <w:t>(3,2,1)</w:t>
            </w:r>
          </w:p>
        </w:tc>
        <w:tc>
          <w:tcPr>
            <w:tcW w:w="680" w:type="dxa"/>
          </w:tcPr>
          <w:p w14:paraId="3D365183" w14:textId="77777777" w:rsidR="00E80E7E" w:rsidRDefault="00000000">
            <w:pPr>
              <w:pStyle w:val="Compact"/>
            </w:pPr>
            <w:r>
              <w:t>Acc</w:t>
            </w:r>
          </w:p>
        </w:tc>
        <w:tc>
          <w:tcPr>
            <w:tcW w:w="620" w:type="dxa"/>
          </w:tcPr>
          <w:p w14:paraId="67E1F637" w14:textId="77777777" w:rsidR="00E80E7E" w:rsidRDefault="00000000">
            <w:pPr>
              <w:pStyle w:val="Compact"/>
            </w:pPr>
            <w:r>
              <w:t>63.1</w:t>
            </w:r>
          </w:p>
        </w:tc>
        <w:tc>
          <w:tcPr>
            <w:tcW w:w="620" w:type="dxa"/>
          </w:tcPr>
          <w:p w14:paraId="62AF7DD6" w14:textId="77777777" w:rsidR="00E80E7E" w:rsidRDefault="00000000">
            <w:pPr>
              <w:pStyle w:val="Compact"/>
            </w:pPr>
            <w:r>
              <w:t>60.1</w:t>
            </w:r>
          </w:p>
        </w:tc>
        <w:tc>
          <w:tcPr>
            <w:tcW w:w="660" w:type="dxa"/>
          </w:tcPr>
          <w:p w14:paraId="017B5D21" w14:textId="77777777" w:rsidR="00E80E7E" w:rsidRDefault="00000000">
            <w:pPr>
              <w:pStyle w:val="Compact"/>
            </w:pPr>
            <w:r>
              <w:t>1.05</w:t>
            </w:r>
          </w:p>
        </w:tc>
        <w:tc>
          <w:tcPr>
            <w:tcW w:w="620" w:type="dxa"/>
          </w:tcPr>
          <w:p w14:paraId="74B05B0E" w14:textId="77777777" w:rsidR="00E80E7E" w:rsidRDefault="00000000">
            <w:pPr>
              <w:pStyle w:val="Compact"/>
            </w:pPr>
            <w:r>
              <w:t>NR</w:t>
            </w:r>
          </w:p>
        </w:tc>
        <w:tc>
          <w:tcPr>
            <w:tcW w:w="600" w:type="dxa"/>
          </w:tcPr>
          <w:p w14:paraId="2CA21E66" w14:textId="77777777" w:rsidR="00E80E7E" w:rsidRDefault="00000000">
            <w:pPr>
              <w:pStyle w:val="Compact"/>
            </w:pPr>
            <w:r>
              <w:t>✓</w:t>
            </w:r>
          </w:p>
        </w:tc>
      </w:tr>
      <w:tr w:rsidR="00E80E7E" w14:paraId="684EFEF6" w14:textId="77777777">
        <w:tc>
          <w:tcPr>
            <w:tcW w:w="1500" w:type="dxa"/>
          </w:tcPr>
          <w:p w14:paraId="3F84039F" w14:textId="77777777" w:rsidR="00E80E7E" w:rsidRDefault="00000000">
            <w:pPr>
              <w:pStyle w:val="Compact"/>
            </w:pPr>
            <w:r>
              <w:t>Clinical IE (28)ᶠ</w:t>
            </w:r>
          </w:p>
        </w:tc>
        <w:tc>
          <w:tcPr>
            <w:tcW w:w="560" w:type="dxa"/>
          </w:tcPr>
          <w:p w14:paraId="468BC38D" w14:textId="77777777" w:rsidR="00E80E7E" w:rsidRDefault="00000000">
            <w:pPr>
              <w:pStyle w:val="Compact"/>
            </w:pPr>
            <w:r>
              <w:t>[33]</w:t>
            </w:r>
          </w:p>
        </w:tc>
        <w:tc>
          <w:tcPr>
            <w:tcW w:w="1050" w:type="dxa"/>
          </w:tcPr>
          <w:p w14:paraId="7AD9DB6D" w14:textId="77777777" w:rsidR="00E80E7E" w:rsidRDefault="00000000">
            <w:pPr>
              <w:pStyle w:val="Compact"/>
            </w:pPr>
            <w:r>
              <w:t>Llama-3.1-8B</w:t>
            </w:r>
          </w:p>
        </w:tc>
        <w:tc>
          <w:tcPr>
            <w:tcW w:w="800" w:type="dxa"/>
          </w:tcPr>
          <w:p w14:paraId="12C3D152" w14:textId="77777777" w:rsidR="00E80E7E" w:rsidRDefault="00000000">
            <w:pPr>
              <w:pStyle w:val="Compact"/>
            </w:pPr>
            <w:r>
              <w:t>Llama-3.3-70B</w:t>
            </w:r>
          </w:p>
        </w:tc>
        <w:tc>
          <w:tcPr>
            <w:tcW w:w="400" w:type="dxa"/>
          </w:tcPr>
          <w:p w14:paraId="7D41FFD7" w14:textId="77777777" w:rsidR="00E80E7E" w:rsidRDefault="00000000">
            <w:pPr>
              <w:pStyle w:val="Compact"/>
            </w:pPr>
            <w:r>
              <w:t>ZS</w:t>
            </w:r>
          </w:p>
        </w:tc>
        <w:tc>
          <w:tcPr>
            <w:tcW w:w="620" w:type="dxa"/>
          </w:tcPr>
          <w:p w14:paraId="6800DF21" w14:textId="77777777" w:rsidR="00E80E7E" w:rsidRDefault="00000000">
            <w:pPr>
              <w:pStyle w:val="Compact"/>
            </w:pPr>
            <w:r>
              <w:t>(var.)</w:t>
            </w:r>
          </w:p>
        </w:tc>
        <w:tc>
          <w:tcPr>
            <w:tcW w:w="680" w:type="dxa"/>
          </w:tcPr>
          <w:p w14:paraId="047CD0C8" w14:textId="77777777" w:rsidR="00E80E7E" w:rsidRDefault="00000000">
            <w:pPr>
              <w:pStyle w:val="Compact"/>
            </w:pPr>
            <w:r>
              <w:t>Utility</w:t>
            </w:r>
          </w:p>
        </w:tc>
        <w:tc>
          <w:tcPr>
            <w:tcW w:w="620" w:type="dxa"/>
          </w:tcPr>
          <w:p w14:paraId="43622953" w14:textId="77777777" w:rsidR="00E80E7E" w:rsidRDefault="00000000">
            <w:pPr>
              <w:pStyle w:val="Compact"/>
            </w:pPr>
            <w:r>
              <w:t>.588</w:t>
            </w:r>
          </w:p>
        </w:tc>
        <w:tc>
          <w:tcPr>
            <w:tcW w:w="620" w:type="dxa"/>
          </w:tcPr>
          <w:p w14:paraId="27D8367C" w14:textId="77777777" w:rsidR="00E80E7E" w:rsidRDefault="00000000">
            <w:pPr>
              <w:pStyle w:val="Compact"/>
            </w:pPr>
            <w:r>
              <w:t>.760</w:t>
            </w:r>
          </w:p>
        </w:tc>
        <w:tc>
          <w:tcPr>
            <w:tcW w:w="660" w:type="dxa"/>
          </w:tcPr>
          <w:p w14:paraId="2CAF0B04" w14:textId="77777777" w:rsidR="00E80E7E" w:rsidRDefault="00000000">
            <w:pPr>
              <w:pStyle w:val="Compact"/>
            </w:pPr>
            <w:r>
              <w:t>0.77</w:t>
            </w:r>
          </w:p>
        </w:tc>
        <w:tc>
          <w:tcPr>
            <w:tcW w:w="620" w:type="dxa"/>
          </w:tcPr>
          <w:p w14:paraId="5246555E" w14:textId="77777777" w:rsidR="00E80E7E" w:rsidRDefault="00000000">
            <w:pPr>
              <w:pStyle w:val="Compact"/>
            </w:pPr>
            <w:r>
              <w:t>NR</w:t>
            </w:r>
          </w:p>
        </w:tc>
        <w:tc>
          <w:tcPr>
            <w:tcW w:w="600" w:type="dxa"/>
          </w:tcPr>
          <w:p w14:paraId="6F45EAD6" w14:textId="77777777" w:rsidR="00E80E7E" w:rsidRDefault="00000000">
            <w:pPr>
              <w:pStyle w:val="Compact"/>
            </w:pPr>
            <w:r>
              <w:t>×</w:t>
            </w:r>
          </w:p>
        </w:tc>
      </w:tr>
      <w:tr w:rsidR="00E80E7E" w14:paraId="04E5A66E" w14:textId="77777777">
        <w:tc>
          <w:tcPr>
            <w:tcW w:w="1500" w:type="dxa"/>
          </w:tcPr>
          <w:p w14:paraId="399820DF" w14:textId="77777777" w:rsidR="00E80E7E" w:rsidRDefault="00000000">
            <w:pPr>
              <w:pStyle w:val="Compact"/>
            </w:pPr>
            <w:r>
              <w:t>Medical exam QA</w:t>
            </w:r>
          </w:p>
        </w:tc>
        <w:tc>
          <w:tcPr>
            <w:tcW w:w="560" w:type="dxa"/>
          </w:tcPr>
          <w:p w14:paraId="1C31EE5F" w14:textId="77777777" w:rsidR="00E80E7E" w:rsidRDefault="00000000">
            <w:pPr>
              <w:pStyle w:val="Compact"/>
            </w:pPr>
            <w:r>
              <w:t>[49]</w:t>
            </w:r>
          </w:p>
        </w:tc>
        <w:tc>
          <w:tcPr>
            <w:tcW w:w="1050" w:type="dxa"/>
          </w:tcPr>
          <w:p w14:paraId="42926071" w14:textId="77777777" w:rsidR="00E80E7E" w:rsidRDefault="00000000">
            <w:pPr>
              <w:pStyle w:val="Compact"/>
            </w:pPr>
            <w:r>
              <w:t>Meerkat-7B</w:t>
            </w:r>
          </w:p>
        </w:tc>
        <w:tc>
          <w:tcPr>
            <w:tcW w:w="800" w:type="dxa"/>
          </w:tcPr>
          <w:p w14:paraId="048AB628" w14:textId="77777777" w:rsidR="00E80E7E" w:rsidRDefault="00000000">
            <w:pPr>
              <w:pStyle w:val="Compact"/>
            </w:pPr>
            <w:r>
              <w:t>GPT-4</w:t>
            </w:r>
          </w:p>
        </w:tc>
        <w:tc>
          <w:tcPr>
            <w:tcW w:w="400" w:type="dxa"/>
          </w:tcPr>
          <w:p w14:paraId="587ACD9C" w14:textId="77777777" w:rsidR="00E80E7E" w:rsidRDefault="00000000">
            <w:pPr>
              <w:pStyle w:val="Compact"/>
            </w:pPr>
            <w:r>
              <w:t>P</w:t>
            </w:r>
          </w:p>
        </w:tc>
        <w:tc>
          <w:tcPr>
            <w:tcW w:w="620" w:type="dxa"/>
          </w:tcPr>
          <w:p w14:paraId="7A2EB289" w14:textId="77777777" w:rsidR="00E80E7E" w:rsidRDefault="00000000">
            <w:pPr>
              <w:pStyle w:val="Compact"/>
            </w:pPr>
            <w:r>
              <w:t>(3,3,1)</w:t>
            </w:r>
          </w:p>
        </w:tc>
        <w:tc>
          <w:tcPr>
            <w:tcW w:w="680" w:type="dxa"/>
          </w:tcPr>
          <w:p w14:paraId="6C841BF1" w14:textId="77777777" w:rsidR="00E80E7E" w:rsidRDefault="00000000">
            <w:pPr>
              <w:pStyle w:val="Compact"/>
            </w:pPr>
            <w:r>
              <w:t>Acc</w:t>
            </w:r>
          </w:p>
        </w:tc>
        <w:tc>
          <w:tcPr>
            <w:tcW w:w="620" w:type="dxa"/>
          </w:tcPr>
          <w:p w14:paraId="2330D53A" w14:textId="77777777" w:rsidR="00E80E7E" w:rsidRDefault="00000000">
            <w:pPr>
              <w:pStyle w:val="Compact"/>
            </w:pPr>
            <w:r>
              <w:t>64.5</w:t>
            </w:r>
          </w:p>
        </w:tc>
        <w:tc>
          <w:tcPr>
            <w:tcW w:w="620" w:type="dxa"/>
          </w:tcPr>
          <w:p w14:paraId="2370E278" w14:textId="77777777" w:rsidR="00E80E7E" w:rsidRDefault="00000000">
            <w:pPr>
              <w:pStyle w:val="Compact"/>
            </w:pPr>
            <w:r>
              <w:t>76.6</w:t>
            </w:r>
          </w:p>
        </w:tc>
        <w:tc>
          <w:tcPr>
            <w:tcW w:w="660" w:type="dxa"/>
          </w:tcPr>
          <w:p w14:paraId="3CACEB9D" w14:textId="77777777" w:rsidR="00E80E7E" w:rsidRDefault="00000000">
            <w:pPr>
              <w:pStyle w:val="Compact"/>
            </w:pPr>
            <w:r>
              <w:t>0.84</w:t>
            </w:r>
          </w:p>
        </w:tc>
        <w:tc>
          <w:tcPr>
            <w:tcW w:w="620" w:type="dxa"/>
          </w:tcPr>
          <w:p w14:paraId="50D7AD97" w14:textId="77777777" w:rsidR="00E80E7E" w:rsidRDefault="00000000">
            <w:pPr>
              <w:pStyle w:val="Compact"/>
            </w:pPr>
            <w:r>
              <w:t>NR</w:t>
            </w:r>
          </w:p>
        </w:tc>
        <w:tc>
          <w:tcPr>
            <w:tcW w:w="600" w:type="dxa"/>
          </w:tcPr>
          <w:p w14:paraId="7D2B6599" w14:textId="77777777" w:rsidR="00E80E7E" w:rsidRDefault="00000000">
            <w:pPr>
              <w:pStyle w:val="Compact"/>
            </w:pPr>
            <w:r>
              <w:t>×</w:t>
            </w:r>
          </w:p>
        </w:tc>
      </w:tr>
      <w:tr w:rsidR="00E80E7E" w14:paraId="51D873E5" w14:textId="77777777">
        <w:tc>
          <w:tcPr>
            <w:tcW w:w="1500" w:type="dxa"/>
          </w:tcPr>
          <w:p w14:paraId="792E8992" w14:textId="77777777" w:rsidR="00E80E7E" w:rsidRDefault="00000000">
            <w:pPr>
              <w:pStyle w:val="Compact"/>
            </w:pPr>
            <w:r>
              <w:t>Medical QA (USMLE)</w:t>
            </w:r>
          </w:p>
        </w:tc>
        <w:tc>
          <w:tcPr>
            <w:tcW w:w="560" w:type="dxa"/>
          </w:tcPr>
          <w:p w14:paraId="0960AE6A" w14:textId="77777777" w:rsidR="00E80E7E" w:rsidRDefault="00000000">
            <w:pPr>
              <w:pStyle w:val="Compact"/>
            </w:pPr>
            <w:r>
              <w:t>[37]</w:t>
            </w:r>
          </w:p>
        </w:tc>
        <w:tc>
          <w:tcPr>
            <w:tcW w:w="1050" w:type="dxa"/>
          </w:tcPr>
          <w:p w14:paraId="5D0FBC19" w14:textId="77777777" w:rsidR="00E80E7E" w:rsidRDefault="00000000">
            <w:pPr>
              <w:pStyle w:val="Compact"/>
            </w:pPr>
            <w:r>
              <w:t>Llama3-8Bᵃ</w:t>
            </w:r>
          </w:p>
        </w:tc>
        <w:tc>
          <w:tcPr>
            <w:tcW w:w="800" w:type="dxa"/>
          </w:tcPr>
          <w:p w14:paraId="3FAFEFA3" w14:textId="77777777" w:rsidR="00E80E7E" w:rsidRDefault="00000000">
            <w:pPr>
              <w:pStyle w:val="Compact"/>
            </w:pPr>
            <w:r>
              <w:t>GPT-4</w:t>
            </w:r>
          </w:p>
        </w:tc>
        <w:tc>
          <w:tcPr>
            <w:tcW w:w="400" w:type="dxa"/>
          </w:tcPr>
          <w:p w14:paraId="5B8910E9" w14:textId="77777777" w:rsidR="00E80E7E" w:rsidRDefault="00000000">
            <w:pPr>
              <w:pStyle w:val="Compact"/>
            </w:pPr>
            <w:r>
              <w:t>ZS</w:t>
            </w:r>
          </w:p>
        </w:tc>
        <w:tc>
          <w:tcPr>
            <w:tcW w:w="620" w:type="dxa"/>
          </w:tcPr>
          <w:p w14:paraId="345AAC89" w14:textId="77777777" w:rsidR="00E80E7E" w:rsidRDefault="00000000">
            <w:pPr>
              <w:pStyle w:val="Compact"/>
            </w:pPr>
            <w:r>
              <w:t>(3,3,1)</w:t>
            </w:r>
          </w:p>
        </w:tc>
        <w:tc>
          <w:tcPr>
            <w:tcW w:w="680" w:type="dxa"/>
          </w:tcPr>
          <w:p w14:paraId="1599E135" w14:textId="77777777" w:rsidR="00E80E7E" w:rsidRDefault="00000000">
            <w:pPr>
              <w:pStyle w:val="Compact"/>
            </w:pPr>
            <w:r>
              <w:t>Acc</w:t>
            </w:r>
          </w:p>
        </w:tc>
        <w:tc>
          <w:tcPr>
            <w:tcW w:w="620" w:type="dxa"/>
          </w:tcPr>
          <w:p w14:paraId="4B617523" w14:textId="77777777" w:rsidR="00E80E7E" w:rsidRDefault="00000000">
            <w:pPr>
              <w:pStyle w:val="Compact"/>
            </w:pPr>
            <w:r>
              <w:t>63.6</w:t>
            </w:r>
          </w:p>
        </w:tc>
        <w:tc>
          <w:tcPr>
            <w:tcW w:w="620" w:type="dxa"/>
          </w:tcPr>
          <w:p w14:paraId="74D7931B" w14:textId="77777777" w:rsidR="00E80E7E" w:rsidRDefault="00000000">
            <w:pPr>
              <w:pStyle w:val="Compact"/>
            </w:pPr>
            <w:r>
              <w:t>85.8</w:t>
            </w:r>
          </w:p>
        </w:tc>
        <w:tc>
          <w:tcPr>
            <w:tcW w:w="660" w:type="dxa"/>
          </w:tcPr>
          <w:p w14:paraId="0D337962" w14:textId="77777777" w:rsidR="00E80E7E" w:rsidRDefault="00000000">
            <w:pPr>
              <w:pStyle w:val="Compact"/>
            </w:pPr>
            <w:r>
              <w:t>0.74</w:t>
            </w:r>
          </w:p>
        </w:tc>
        <w:tc>
          <w:tcPr>
            <w:tcW w:w="620" w:type="dxa"/>
          </w:tcPr>
          <w:p w14:paraId="0AC460C6" w14:textId="77777777" w:rsidR="00E80E7E" w:rsidRDefault="00000000">
            <w:pPr>
              <w:pStyle w:val="Compact"/>
            </w:pPr>
            <w:r>
              <w:t>NR</w:t>
            </w:r>
          </w:p>
        </w:tc>
        <w:tc>
          <w:tcPr>
            <w:tcW w:w="600" w:type="dxa"/>
          </w:tcPr>
          <w:p w14:paraId="2AC139F0" w14:textId="77777777" w:rsidR="00E80E7E" w:rsidRDefault="00000000">
            <w:pPr>
              <w:pStyle w:val="Compact"/>
            </w:pPr>
            <w:r>
              <w:t>×</w:t>
            </w:r>
          </w:p>
        </w:tc>
      </w:tr>
    </w:tbl>
    <w:bookmarkEnd w:id="615"/>
    <w:p w14:paraId="77E2EB82" w14:textId="3DD75EE4" w:rsidR="00E80E7E" w:rsidRDefault="00000000">
      <w:pPr>
        <w:pStyle w:val="BodyText"/>
      </w:pPr>
      <w:r>
        <w:rPr>
          <w:i/>
          <w:iCs/>
        </w:rPr>
        <w:t>Table 5 notes.</w:t>
      </w:r>
      <w:r>
        <w:t xml:space="preserve"> ᵃMMedIns-Llama 3-8B</w:t>
      </w:r>
      <w:del w:id="621" w:author="Williams, Hants A" w:date="2026-09-02T09:14:00Z" w16du:dateUtc="2026-09-02T13:14:00Z">
        <w:r>
          <w:delText>,</w:delText>
        </w:r>
      </w:del>
      <w:r>
        <w:t xml:space="preserve"> instruction-tuned on the MedS-Ins corpus</w:t>
      </w:r>
      <w:del w:id="622" w:author="Williams, Hants A" w:date="2026-09-02T09:14:00Z" w16du:dateUtc="2026-09-02T13:14:00Z">
        <w:r>
          <w:delText>,</w:delText>
        </w:r>
      </w:del>
      <w:r>
        <w:t xml:space="preserve"> whose task categories include those of the evaluation benchmark (Section </w:t>
      </w:r>
      <w:hyperlink w:anchor="sec:methods-retro">
        <w:r w:rsidR="00E80E7E">
          <w:rPr>
            <w:rStyle w:val="Hyperlink"/>
          </w:rPr>
          <w:t>3.1</w:t>
        </w:r>
      </w:hyperlink>
      <w:r>
        <w:t>)</w:t>
      </w:r>
      <w:ins w:id="623" w:author="Williams, Hants A" w:date="2026-09-02T09:14:00Z" w16du:dateUtc="2026-09-02T13:14:00Z">
        <w:r>
          <w:t>.</w:t>
        </w:r>
      </w:ins>
      <w:del w:id="624" w:author="Williams, Hants A" w:date="2026-09-02T09:14:00Z" w16du:dateUtc="2026-09-02T13:14:00Z">
        <w:r>
          <w:delText>;</w:delText>
        </w:r>
      </w:del>
      <w:r>
        <w:t xml:space="preserve"> AR in these rows may partly reflect task-family exposure. ᵇBoth models fine-tuned</w:t>
      </w:r>
      <w:ins w:id="625" w:author="Williams, Hants A" w:date="2026-09-02T09:14:00Z" w16du:dateUtc="2026-09-02T13:14:00Z">
        <w:r>
          <w:t xml:space="preserve">, with </w:t>
        </w:r>
      </w:ins>
      <w:del w:id="626" w:author="Williams, Hants A" w:date="2026-09-02T09:14:00Z" w16du:dateUtc="2026-09-02T13:14:00Z">
        <w:r>
          <w:delText xml:space="preserve">; </w:delText>
        </w:r>
      </w:del>
      <w:r>
        <w:t>AR approximate across test subsets. ᶜ4-bit quantized variant of the same task and system</w:t>
      </w:r>
      <w:ins w:id="627" w:author="Williams, Hants A" w:date="2026-09-02T09:15:00Z" w16du:dateUtc="2026-09-02T13:15:00Z">
        <w:r>
          <w:t xml:space="preserve"> and </w:t>
        </w:r>
      </w:ins>
      <w:del w:id="628" w:author="Williams, Hants A" w:date="2026-09-02T09:15:00Z" w16du:dateUtc="2026-09-02T13:15:00Z">
        <w:r>
          <w:delText xml:space="preserve">; </w:delText>
        </w:r>
      </w:del>
      <w:r>
        <w:t>not counted as a unique task. ᵈFine-tuned with LoRA. Model names/sizes are as printed in each source (e.g., “Phi-3.5 2.7B” is the DDI source’s naming). ᵉLikert is ordinal</w:t>
      </w:r>
      <w:ins w:id="629" w:author="Williams, Hants A" w:date="2026-09-02T09:15:00Z" w16du:dateUtc="2026-09-02T13:15:00Z">
        <w:r>
          <w:t xml:space="preserve"> so</w:t>
        </w:r>
      </w:ins>
      <w:del w:id="630" w:author="Williams, Hants A" w:date="2026-09-02T09:15:00Z" w16du:dateUtc="2026-09-02T13:15:00Z">
        <w:r>
          <w:delText>;</w:delText>
        </w:r>
      </w:del>
      <w:r>
        <w:t xml:space="preserve"> this AR (a ratio of mean ratings) is illustrative only. ᶠComposite DRAGON “utility” score over 28 heterogeneous Dutch-language clinical NLP tasks</w:t>
      </w:r>
      <w:ins w:id="631" w:author="Williams, Hants A" w:date="2026-09-02T09:15:00Z" w16du:dateUtc="2026-09-02T13:15:00Z">
        <w:r>
          <w:t>,</w:t>
        </w:r>
      </w:ins>
      <w:del w:id="632" w:author="Williams, Hants A" w:date="2026-09-02T09:15:00Z" w16du:dateUtc="2026-09-02T13:15:00Z">
        <w:r>
          <w:delText>;</w:delText>
        </w:r>
      </w:del>
      <w:r>
        <w:t xml:space="preserve"> no single axis profile</w:t>
      </w:r>
      <w:ins w:id="633" w:author="Williams, Hants A" w:date="2026-09-02T09:15:00Z" w16du:dateUtc="2026-09-02T13:15:00Z">
        <w:r>
          <w:t xml:space="preserve"> and</w:t>
        </w:r>
      </w:ins>
      <w:del w:id="634" w:author="Williams, Hants A" w:date="2026-09-02T09:15:00Z" w16du:dateUtc="2026-09-02T13:15:00Z">
        <w:r>
          <w:delText>;</w:delText>
        </w:r>
      </w:del>
      <w:r>
        <w:t xml:space="preserve"> excluded from axis-based analyses. ᵍThe source’s text reports GPT-4 at “over 97%” (a figure panel shows 98%, which would give AR 0.93 and 0.70 with identical verdicts). English dataset. ʰMidpoint of 5–6 s/report (local) vs. ~12 s/report (GPT-4); as an interval, LE = 0.50–0.58.</w:t>
      </w:r>
    </w:p>
    <w:p w14:paraId="5771D9D4" w14:textId="77777777" w:rsidR="00E80E7E" w:rsidRDefault="00000000">
      <w:pPr>
        <w:pStyle w:val="Heading2"/>
      </w:pPr>
      <w:bookmarkStart w:id="635" w:name="sec:results"/>
      <w:bookmarkEnd w:id="604"/>
      <w:r>
        <w:rPr>
          <w:rStyle w:val="SectionNumber"/>
        </w:rPr>
        <w:lastRenderedPageBreak/>
        <w:t>3.6</w:t>
      </w:r>
      <w:r>
        <w:tab/>
        <w:t>Descriptive Results and Sensitivity Analyses</w:t>
      </w:r>
    </w:p>
    <w:p w14:paraId="45BE80BE" w14:textId="77777777" w:rsidR="00E80E7E" w:rsidRDefault="00000000">
      <w:pPr>
        <w:pStyle w:val="CaptionedFigure"/>
      </w:pPr>
      <w:r>
        <w:rPr>
          <w:noProof/>
        </w:rPr>
        <w:drawing>
          <wp:inline distT="0" distB="0" distL="0" distR="0" wp14:anchorId="173718CD" wp14:editId="37BF29B8">
            <wp:extent cx="5334000" cy="346464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_ar_scatter.png"/>
                    <pic:cNvPicPr>
                      <a:picLocks noChangeAspect="1" noChangeArrowheads="1"/>
                    </pic:cNvPicPr>
                  </pic:nvPicPr>
                  <pic:blipFill>
                    <a:blip r:embed="rId12"/>
                    <a:stretch>
                      <a:fillRect/>
                    </a:stretch>
                  </pic:blipFill>
                  <pic:spPr bwMode="auto">
                    <a:xfrm>
                      <a:off x="0" y="0"/>
                      <a:ext cx="5334000" cy="3464643"/>
                    </a:xfrm>
                    <a:prstGeom prst="rect">
                      <a:avLst/>
                    </a:prstGeom>
                    <a:noFill/>
                    <a:ln w="9525">
                      <a:noFill/>
                      <a:headEnd/>
                      <a:tailEnd/>
                    </a:ln>
                  </pic:spPr>
                </pic:pic>
              </a:graphicData>
            </a:graphic>
          </wp:inline>
        </w:drawing>
      </w:r>
    </w:p>
    <w:p w14:paraId="385DD3FD" w14:textId="696B6729" w:rsidR="00E80E7E" w:rsidRDefault="00000000">
      <w:pPr>
        <w:pStyle w:val="ImageCaption"/>
      </w:pPr>
      <w:ins w:id="636" w:author="Claude" w:date="2026-09-01T16:00:00Z">
        <w:r>
          <w:t xml:space="preserve">Figure 2: </w:t>
        </w:r>
      </w:ins>
      <w:r>
        <w:t>Accuracy Ratio against axis sum for the 21 axis-scored unique snapshot tasks (the composite row of Table </w:t>
      </w:r>
      <w:hyperlink w:anchor="tab:extended">
        <w:r w:rsidR="00E80E7E">
          <w:rPr>
            <w:rStyle w:val="Hyperlink"/>
          </w:rPr>
          <w:t>5</w:t>
        </w:r>
      </w:hyperlink>
      <w:r>
        <w:t xml:space="preserve"> has no single axis profile and is not shown)</w:t>
      </w:r>
      <w:ins w:id="637" w:author="Williams, Hants A" w:date="2026-09-02T09:21:00Z" w16du:dateUtc="2026-09-02T13:21:00Z">
        <w:r>
          <w:t xml:space="preserve">. </w:t>
        </w:r>
      </w:ins>
      <w:del w:id="638" w:author="Williams, Hants A" w:date="2026-09-02T09:21:00Z" w16du:dateUtc="2026-09-02T13:21:00Z">
        <w:r>
          <w:delText xml:space="preserve"> (points spread horizontally within each axis sum for legibility; marker shape and color encode the adaptation-symmetry stratum; the hollow marker is the 4-bit quantization variant of Pathology IE, linked to its full-precision parent). </w:delText>
        </w:r>
      </w:del>
      <w:r>
        <w:t>Short gray bars mark the mean AR at each axis sum</w:t>
      </w:r>
      <w:ins w:id="639" w:author="Williams, Hants A" w:date="2026-09-02T09:21:00Z" w16du:dateUtc="2026-09-02T13:21:00Z">
        <w:r>
          <w:t>, with</w:t>
        </w:r>
      </w:ins>
      <w:del w:id="640" w:author="Williams, Hants A" w:date="2026-09-02T09:21:00Z" w16du:dateUtc="2026-09-02T13:21:00Z">
        <w:r>
          <w:delText>;</w:delText>
        </w:r>
      </w:del>
      <w:r>
        <w:t xml:space="preserve"> </w:t>
      </w:r>
      <w:del w:id="641" w:author="Claude" w:date="2026-09-02T16:00:00Z">
        <w:r>
          <w:delText>dashed lines mark the three</w:delText>
        </w:r>
      </w:del>
      <w:ins w:id="642" w:author="Claude" w:date="2026-09-02T16:00:00Z">
        <w:r>
          <w:t>dashed lines marking the three</w:t>
        </w:r>
      </w:ins>
      <w:r>
        <w:t xml:space="preserve"> governance thresholds. </w:t>
      </w:r>
      <w:del w:id="643" w:author="Williams, Hants A" w:date="2026-09-02T09:21:00Z" w16du:dateUtc="2026-09-02T13:21:00Z">
        <w:r>
          <w:delText>The two features that drive every aggregate statistic are visible directly: the band from axis sum 3 to 6 is flat, and the drop occurs only at axis sum 7, which contains exactly two tasks, both open-domain medical exam QA.</w:delText>
        </w:r>
      </w:del>
    </w:p>
    <w:p w14:paraId="762F79C0" w14:textId="739B89C8" w:rsidR="00E80E7E" w:rsidRDefault="00000000">
      <w:pPr>
        <w:pStyle w:val="BodyText"/>
      </w:pPr>
      <w:r>
        <w:t>Of the 18 unique tasks with axis sum ≤ 5, 16 reached AR ≥ 0.90 and 13 exceeded 1.0</w:t>
      </w:r>
      <w:ins w:id="644" w:author="Williams, Hants A" w:date="2026-09-02T07:22:00Z" w16du:dateUtc="2026-09-02T11:22:00Z">
        <w:r>
          <w:t xml:space="preserve">. </w:t>
        </w:r>
        <w:del w:id="645" w:author="Claude" w:date="2026-09-02T16:00:00Z">
          <w:r>
            <w:delText>While</w:delText>
          </w:r>
        </w:del>
      </w:ins>
      <w:del w:id="646" w:author="Williams, Hants A" w:date="2026-09-02T07:22:00Z" w16du:dateUtc="2026-09-02T11:22:00Z">
        <w:r>
          <w:delText>;</w:delText>
        </w:r>
      </w:del>
      <w:del w:id="647" w:author="Claude" w:date="2026-09-02T16:00:00Z">
        <w:r>
          <w:delText xml:space="preserve"> in 11 of the 13, a fine-tuned</w:delText>
        </w:r>
      </w:del>
      <w:ins w:id="648" w:author="Claude" w:date="2026-09-02T16:00:00Z">
        <w:r>
          <w:t>In 11 of the 13, a fine-tuned</w:t>
        </w:r>
      </w:ins>
      <w:r>
        <w:t xml:space="preserve"> or instruction-tuned SLM matched or beat a cloud-scale model outright, and in the remaining two a prompted-only SLM did. The most consistent results came from the most constrained </w:t>
      </w:r>
      <w:del w:id="649" w:author="Claude" w:date="2026-09-02T16:00:00Z">
        <w:r>
          <w:delText>tasks, where report labeling</w:delText>
        </w:r>
      </w:del>
      <w:ins w:id="650" w:author="Claude" w:date="2026-09-02T16:00:00Z">
        <w:r>
          <w:t>tasks: report labeling</w:t>
        </w:r>
      </w:ins>
      <w:r>
        <w:t xml:space="preserve">, text classification, clinical named-entity recognition (NER; tagging mentions of drugs, diagnoses, and findings in text), and information extraction, all of which involve pulling structured outputs from </w:t>
      </w:r>
      <w:commentRangeStart w:id="651"/>
      <w:commentRangeStart w:id="652"/>
      <w:del w:id="653" w:author="Claude" w:date="2026-09-02T16:00:00Z">
        <w:r>
          <w:delText xml:space="preserve">bounded </w:delText>
        </w:r>
      </w:del>
      <w:ins w:id="654" w:author="Claude" w:date="2026-09-02T16:00:00Z">
        <w:r>
          <w:t xml:space="preserve">the provided </w:t>
        </w:r>
      </w:ins>
      <w:commentRangeEnd w:id="651"/>
      <w:r>
        <w:rPr>
          <w:rStyle w:val="CommentReference"/>
          <w:sz w:val="24"/>
          <w:szCs w:val="24"/>
        </w:rPr>
        <w:commentReference w:id="651"/>
      </w:r>
      <w:commentRangeEnd w:id="652"/>
      <w:r>
        <w:rPr>
          <w:rStyle w:val="CommentReference"/>
          <w:sz w:val="24"/>
          <w:szCs w:val="24"/>
        </w:rPr>
        <w:commentReference w:id="652"/>
      </w:r>
      <w:r>
        <w:t>context. The three unique tasks at axis sum ≥ 6 split one inside (clinical triage, AR = 1.05) and two outside (the exam-QA tasks, AR = 0.84 and 0.74).</w:t>
      </w:r>
    </w:p>
    <w:p w14:paraId="165EB4F7" w14:textId="77777777" w:rsidR="00E80E7E" w:rsidRDefault="00000000">
      <w:pPr>
        <w:pStyle w:val="TableCaption"/>
      </w:pPr>
      <w:bookmarkStart w:id="655" w:name="tab:descriptives"/>
      <w:ins w:id="656" w:author="Claude" w:date="2026-09-01T16:00:00Z">
        <w:r>
          <w:t xml:space="preserve">Table 6: </w:t>
        </w:r>
      </w:ins>
      <w:r>
        <w:t>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Pr>
      <w:tblGrid>
        <w:gridCol w:w="1140"/>
        <w:gridCol w:w="350"/>
        <w:gridCol w:w="1132"/>
        <w:gridCol w:w="980"/>
        <w:gridCol w:w="664"/>
        <w:gridCol w:w="664"/>
        <w:gridCol w:w="797"/>
        <w:gridCol w:w="797"/>
        <w:gridCol w:w="797"/>
      </w:tblGrid>
      <w:tr w:rsidR="00E80E7E" w14:paraId="225DFA60"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15A9" w14:textId="77777777" w:rsidR="00E80E7E" w:rsidRDefault="00000000">
            <w:pPr>
              <w:pStyle w:val="Compact"/>
              <w:jc w:val="center"/>
            </w:pPr>
            <w:r>
              <w:t>Axis sum</w:t>
            </w:r>
          </w:p>
        </w:tc>
        <w:tc>
          <w:tcPr>
            <w:tcW w:w="0" w:type="auto"/>
          </w:tcPr>
          <w:p w14:paraId="23B8DB7F" w14:textId="77777777" w:rsidR="00E80E7E" w:rsidRDefault="00000000">
            <w:pPr>
              <w:pStyle w:val="Compact"/>
              <w:jc w:val="right"/>
            </w:pPr>
            <w:r>
              <w:t>n</w:t>
            </w:r>
          </w:p>
        </w:tc>
        <w:tc>
          <w:tcPr>
            <w:tcW w:w="0" w:type="auto"/>
          </w:tcPr>
          <w:p w14:paraId="05C96E95" w14:textId="77777777" w:rsidR="00E80E7E" w:rsidRDefault="00000000">
            <w:pPr>
              <w:pStyle w:val="Compact"/>
              <w:jc w:val="center"/>
            </w:pPr>
            <w:r>
              <w:t>Mean AR</w:t>
            </w:r>
          </w:p>
        </w:tc>
        <w:tc>
          <w:tcPr>
            <w:tcW w:w="0" w:type="auto"/>
          </w:tcPr>
          <w:p w14:paraId="1BA3FCA2" w14:textId="77777777" w:rsidR="00E80E7E" w:rsidRDefault="00000000">
            <w:pPr>
              <w:pStyle w:val="Compact"/>
              <w:jc w:val="center"/>
            </w:pPr>
            <w:r>
              <w:t>Median</w:t>
            </w:r>
          </w:p>
        </w:tc>
        <w:tc>
          <w:tcPr>
            <w:tcW w:w="0" w:type="auto"/>
          </w:tcPr>
          <w:p w14:paraId="7D1F96A9" w14:textId="77777777" w:rsidR="00E80E7E" w:rsidRDefault="00000000">
            <w:pPr>
              <w:pStyle w:val="Compact"/>
              <w:jc w:val="center"/>
            </w:pPr>
            <w:r>
              <w:t>Min</w:t>
            </w:r>
          </w:p>
        </w:tc>
        <w:tc>
          <w:tcPr>
            <w:tcW w:w="0" w:type="auto"/>
          </w:tcPr>
          <w:p w14:paraId="3FE3B9FF" w14:textId="77777777" w:rsidR="00E80E7E" w:rsidRDefault="00000000">
            <w:pPr>
              <w:pStyle w:val="Compact"/>
              <w:jc w:val="center"/>
            </w:pPr>
            <w:r>
              <w:t>Max</w:t>
            </w:r>
          </w:p>
        </w:tc>
        <w:tc>
          <w:tcPr>
            <w:tcW w:w="0" w:type="auto"/>
          </w:tcPr>
          <w:p w14:paraId="1E6334FE" w14:textId="77777777" w:rsidR="00E80E7E" w:rsidRDefault="00000000">
            <w:pPr>
              <w:pStyle w:val="Compact"/>
              <w:jc w:val="center"/>
            </w:pPr>
            <w:r>
              <w:t>≥0.80</w:t>
            </w:r>
          </w:p>
        </w:tc>
        <w:tc>
          <w:tcPr>
            <w:tcW w:w="0" w:type="auto"/>
          </w:tcPr>
          <w:p w14:paraId="5EF4C771" w14:textId="77777777" w:rsidR="00E80E7E" w:rsidRDefault="00000000">
            <w:pPr>
              <w:pStyle w:val="Compact"/>
              <w:jc w:val="center"/>
            </w:pPr>
            <w:r>
              <w:t>≥0.90</w:t>
            </w:r>
          </w:p>
        </w:tc>
        <w:tc>
          <w:tcPr>
            <w:tcW w:w="0" w:type="auto"/>
          </w:tcPr>
          <w:p w14:paraId="6F942BB7" w14:textId="77777777" w:rsidR="00E80E7E" w:rsidRDefault="00000000">
            <w:pPr>
              <w:pStyle w:val="Compact"/>
              <w:jc w:val="center"/>
            </w:pPr>
            <w:r>
              <w:t>≥0.95</w:t>
            </w:r>
          </w:p>
        </w:tc>
      </w:tr>
      <w:tr w:rsidR="00E80E7E" w14:paraId="63DFE231" w14:textId="77777777">
        <w:tc>
          <w:tcPr>
            <w:tcW w:w="0" w:type="auto"/>
          </w:tcPr>
          <w:p w14:paraId="0A5B0820" w14:textId="77777777" w:rsidR="00E80E7E" w:rsidRDefault="00000000">
            <w:pPr>
              <w:pStyle w:val="Compact"/>
              <w:jc w:val="center"/>
            </w:pPr>
            <w:r>
              <w:t>3</w:t>
            </w:r>
          </w:p>
        </w:tc>
        <w:tc>
          <w:tcPr>
            <w:tcW w:w="0" w:type="auto"/>
          </w:tcPr>
          <w:p w14:paraId="61535F88" w14:textId="77777777" w:rsidR="00E80E7E" w:rsidRDefault="00000000">
            <w:pPr>
              <w:pStyle w:val="Compact"/>
              <w:jc w:val="right"/>
            </w:pPr>
            <w:r>
              <w:t>4</w:t>
            </w:r>
          </w:p>
        </w:tc>
        <w:tc>
          <w:tcPr>
            <w:tcW w:w="0" w:type="auto"/>
          </w:tcPr>
          <w:p w14:paraId="5684CF2E" w14:textId="77777777" w:rsidR="00E80E7E" w:rsidRDefault="00000000">
            <w:pPr>
              <w:pStyle w:val="Compact"/>
              <w:jc w:val="center"/>
            </w:pPr>
            <w:r>
              <w:t>1.16</w:t>
            </w:r>
          </w:p>
        </w:tc>
        <w:tc>
          <w:tcPr>
            <w:tcW w:w="0" w:type="auto"/>
          </w:tcPr>
          <w:p w14:paraId="400CEB55" w14:textId="77777777" w:rsidR="00E80E7E" w:rsidRDefault="00000000">
            <w:pPr>
              <w:pStyle w:val="Compact"/>
              <w:jc w:val="center"/>
            </w:pPr>
            <w:r>
              <w:t>1.16</w:t>
            </w:r>
          </w:p>
        </w:tc>
        <w:tc>
          <w:tcPr>
            <w:tcW w:w="0" w:type="auto"/>
          </w:tcPr>
          <w:p w14:paraId="4AACEAA1" w14:textId="77777777" w:rsidR="00E80E7E" w:rsidRDefault="00000000">
            <w:pPr>
              <w:pStyle w:val="Compact"/>
              <w:jc w:val="center"/>
            </w:pPr>
            <w:r>
              <w:t>1.03</w:t>
            </w:r>
          </w:p>
        </w:tc>
        <w:tc>
          <w:tcPr>
            <w:tcW w:w="0" w:type="auto"/>
          </w:tcPr>
          <w:p w14:paraId="66B1F8A7" w14:textId="77777777" w:rsidR="00E80E7E" w:rsidRDefault="00000000">
            <w:pPr>
              <w:pStyle w:val="Compact"/>
              <w:jc w:val="center"/>
            </w:pPr>
            <w:r>
              <w:t>1.27</w:t>
            </w:r>
          </w:p>
        </w:tc>
        <w:tc>
          <w:tcPr>
            <w:tcW w:w="0" w:type="auto"/>
          </w:tcPr>
          <w:p w14:paraId="549D1A86" w14:textId="77777777" w:rsidR="00E80E7E" w:rsidRDefault="00000000">
            <w:pPr>
              <w:pStyle w:val="Compact"/>
              <w:jc w:val="center"/>
            </w:pPr>
            <w:r>
              <w:t>4</w:t>
            </w:r>
          </w:p>
        </w:tc>
        <w:tc>
          <w:tcPr>
            <w:tcW w:w="0" w:type="auto"/>
          </w:tcPr>
          <w:p w14:paraId="2A0F6A30" w14:textId="77777777" w:rsidR="00E80E7E" w:rsidRDefault="00000000">
            <w:pPr>
              <w:pStyle w:val="Compact"/>
              <w:jc w:val="center"/>
            </w:pPr>
            <w:r>
              <w:t>4</w:t>
            </w:r>
          </w:p>
        </w:tc>
        <w:tc>
          <w:tcPr>
            <w:tcW w:w="0" w:type="auto"/>
          </w:tcPr>
          <w:p w14:paraId="2C696F4F" w14:textId="77777777" w:rsidR="00E80E7E" w:rsidRDefault="00000000">
            <w:pPr>
              <w:pStyle w:val="Compact"/>
              <w:jc w:val="center"/>
            </w:pPr>
            <w:r>
              <w:t>4</w:t>
            </w:r>
          </w:p>
        </w:tc>
      </w:tr>
      <w:tr w:rsidR="00E80E7E" w14:paraId="1C7C2C48" w14:textId="77777777">
        <w:tc>
          <w:tcPr>
            <w:tcW w:w="0" w:type="auto"/>
          </w:tcPr>
          <w:p w14:paraId="1EF5705B" w14:textId="77777777" w:rsidR="00E80E7E" w:rsidRDefault="00000000">
            <w:pPr>
              <w:pStyle w:val="Compact"/>
              <w:jc w:val="center"/>
            </w:pPr>
            <w:r>
              <w:t>4</w:t>
            </w:r>
          </w:p>
        </w:tc>
        <w:tc>
          <w:tcPr>
            <w:tcW w:w="0" w:type="auto"/>
          </w:tcPr>
          <w:p w14:paraId="48E424E1" w14:textId="77777777" w:rsidR="00E80E7E" w:rsidRDefault="00000000">
            <w:pPr>
              <w:pStyle w:val="Compact"/>
              <w:jc w:val="right"/>
            </w:pPr>
            <w:r>
              <w:t>7</w:t>
            </w:r>
          </w:p>
        </w:tc>
        <w:tc>
          <w:tcPr>
            <w:tcW w:w="0" w:type="auto"/>
          </w:tcPr>
          <w:p w14:paraId="7367B310" w14:textId="77777777" w:rsidR="00E80E7E" w:rsidRDefault="00000000">
            <w:pPr>
              <w:pStyle w:val="Compact"/>
              <w:jc w:val="center"/>
            </w:pPr>
            <w:r>
              <w:t>1.03</w:t>
            </w:r>
          </w:p>
        </w:tc>
        <w:tc>
          <w:tcPr>
            <w:tcW w:w="0" w:type="auto"/>
          </w:tcPr>
          <w:p w14:paraId="6C4D5928" w14:textId="77777777" w:rsidR="00E80E7E" w:rsidRDefault="00000000">
            <w:pPr>
              <w:pStyle w:val="Compact"/>
              <w:jc w:val="center"/>
            </w:pPr>
            <w:r>
              <w:t>1.02</w:t>
            </w:r>
          </w:p>
        </w:tc>
        <w:tc>
          <w:tcPr>
            <w:tcW w:w="0" w:type="auto"/>
          </w:tcPr>
          <w:p w14:paraId="6E624665" w14:textId="77777777" w:rsidR="00E80E7E" w:rsidRDefault="00000000">
            <w:pPr>
              <w:pStyle w:val="Compact"/>
              <w:jc w:val="center"/>
            </w:pPr>
            <w:r>
              <w:t>0.83</w:t>
            </w:r>
          </w:p>
        </w:tc>
        <w:tc>
          <w:tcPr>
            <w:tcW w:w="0" w:type="auto"/>
          </w:tcPr>
          <w:p w14:paraId="4B337C10" w14:textId="77777777" w:rsidR="00E80E7E" w:rsidRDefault="00000000">
            <w:pPr>
              <w:pStyle w:val="Compact"/>
              <w:jc w:val="center"/>
            </w:pPr>
            <w:r>
              <w:t>1.33</w:t>
            </w:r>
          </w:p>
        </w:tc>
        <w:tc>
          <w:tcPr>
            <w:tcW w:w="0" w:type="auto"/>
          </w:tcPr>
          <w:p w14:paraId="112B56E5" w14:textId="77777777" w:rsidR="00E80E7E" w:rsidRDefault="00000000">
            <w:pPr>
              <w:pStyle w:val="Compact"/>
              <w:jc w:val="center"/>
            </w:pPr>
            <w:r>
              <w:t>7</w:t>
            </w:r>
          </w:p>
        </w:tc>
        <w:tc>
          <w:tcPr>
            <w:tcW w:w="0" w:type="auto"/>
          </w:tcPr>
          <w:p w14:paraId="46B143F1" w14:textId="77777777" w:rsidR="00E80E7E" w:rsidRDefault="00000000">
            <w:pPr>
              <w:pStyle w:val="Compact"/>
              <w:jc w:val="center"/>
            </w:pPr>
            <w:r>
              <w:t>6</w:t>
            </w:r>
          </w:p>
        </w:tc>
        <w:tc>
          <w:tcPr>
            <w:tcW w:w="0" w:type="auto"/>
          </w:tcPr>
          <w:p w14:paraId="19884999" w14:textId="77777777" w:rsidR="00E80E7E" w:rsidRDefault="00000000">
            <w:pPr>
              <w:pStyle w:val="Compact"/>
              <w:jc w:val="center"/>
            </w:pPr>
            <w:r>
              <w:t>5</w:t>
            </w:r>
          </w:p>
        </w:tc>
      </w:tr>
      <w:tr w:rsidR="00E80E7E" w14:paraId="59836963" w14:textId="77777777">
        <w:tc>
          <w:tcPr>
            <w:tcW w:w="0" w:type="auto"/>
          </w:tcPr>
          <w:p w14:paraId="62BB7463" w14:textId="77777777" w:rsidR="00E80E7E" w:rsidRDefault="00000000">
            <w:pPr>
              <w:pStyle w:val="Compact"/>
              <w:jc w:val="center"/>
            </w:pPr>
            <w:r>
              <w:t>5</w:t>
            </w:r>
          </w:p>
        </w:tc>
        <w:tc>
          <w:tcPr>
            <w:tcW w:w="0" w:type="auto"/>
          </w:tcPr>
          <w:p w14:paraId="4C6CD693" w14:textId="77777777" w:rsidR="00E80E7E" w:rsidRDefault="00000000">
            <w:pPr>
              <w:pStyle w:val="Compact"/>
              <w:jc w:val="right"/>
            </w:pPr>
            <w:r>
              <w:t>7</w:t>
            </w:r>
          </w:p>
        </w:tc>
        <w:tc>
          <w:tcPr>
            <w:tcW w:w="0" w:type="auto"/>
          </w:tcPr>
          <w:p w14:paraId="0670B2BA" w14:textId="77777777" w:rsidR="00E80E7E" w:rsidRDefault="00000000">
            <w:pPr>
              <w:pStyle w:val="Compact"/>
              <w:jc w:val="center"/>
            </w:pPr>
            <w:r>
              <w:t>1.15</w:t>
            </w:r>
          </w:p>
        </w:tc>
        <w:tc>
          <w:tcPr>
            <w:tcW w:w="0" w:type="auto"/>
          </w:tcPr>
          <w:p w14:paraId="2C853D92" w14:textId="77777777" w:rsidR="00E80E7E" w:rsidRDefault="00000000">
            <w:pPr>
              <w:pStyle w:val="Compact"/>
              <w:jc w:val="center"/>
            </w:pPr>
            <w:r>
              <w:t>1.16</w:t>
            </w:r>
          </w:p>
        </w:tc>
        <w:tc>
          <w:tcPr>
            <w:tcW w:w="0" w:type="auto"/>
          </w:tcPr>
          <w:p w14:paraId="0E97E621" w14:textId="77777777" w:rsidR="00E80E7E" w:rsidRDefault="00000000">
            <w:pPr>
              <w:pStyle w:val="Compact"/>
              <w:jc w:val="center"/>
            </w:pPr>
            <w:r>
              <w:t>0.78</w:t>
            </w:r>
          </w:p>
        </w:tc>
        <w:tc>
          <w:tcPr>
            <w:tcW w:w="0" w:type="auto"/>
          </w:tcPr>
          <w:p w14:paraId="74643C87" w14:textId="77777777" w:rsidR="00E80E7E" w:rsidRDefault="00000000">
            <w:pPr>
              <w:pStyle w:val="Compact"/>
              <w:jc w:val="center"/>
            </w:pPr>
            <w:r>
              <w:t>1.68</w:t>
            </w:r>
          </w:p>
        </w:tc>
        <w:tc>
          <w:tcPr>
            <w:tcW w:w="0" w:type="auto"/>
          </w:tcPr>
          <w:p w14:paraId="4472FE41" w14:textId="77777777" w:rsidR="00E80E7E" w:rsidRDefault="00000000">
            <w:pPr>
              <w:pStyle w:val="Compact"/>
              <w:jc w:val="center"/>
            </w:pPr>
            <w:r>
              <w:t>6</w:t>
            </w:r>
          </w:p>
        </w:tc>
        <w:tc>
          <w:tcPr>
            <w:tcW w:w="0" w:type="auto"/>
          </w:tcPr>
          <w:p w14:paraId="0A90DD28" w14:textId="77777777" w:rsidR="00E80E7E" w:rsidRDefault="00000000">
            <w:pPr>
              <w:pStyle w:val="Compact"/>
              <w:jc w:val="center"/>
            </w:pPr>
            <w:r>
              <w:t>6</w:t>
            </w:r>
          </w:p>
        </w:tc>
        <w:tc>
          <w:tcPr>
            <w:tcW w:w="0" w:type="auto"/>
          </w:tcPr>
          <w:p w14:paraId="7280FD54" w14:textId="77777777" w:rsidR="00E80E7E" w:rsidRDefault="00000000">
            <w:pPr>
              <w:pStyle w:val="Compact"/>
              <w:jc w:val="center"/>
            </w:pPr>
            <w:r>
              <w:t>6</w:t>
            </w:r>
          </w:p>
        </w:tc>
      </w:tr>
      <w:tr w:rsidR="00E80E7E" w14:paraId="4BC55D52" w14:textId="77777777">
        <w:tc>
          <w:tcPr>
            <w:tcW w:w="0" w:type="auto"/>
          </w:tcPr>
          <w:p w14:paraId="216EEE22" w14:textId="77777777" w:rsidR="00E80E7E" w:rsidRDefault="00000000">
            <w:pPr>
              <w:pStyle w:val="Compact"/>
              <w:jc w:val="center"/>
            </w:pPr>
            <w:r>
              <w:t>6</w:t>
            </w:r>
          </w:p>
        </w:tc>
        <w:tc>
          <w:tcPr>
            <w:tcW w:w="0" w:type="auto"/>
          </w:tcPr>
          <w:p w14:paraId="37B248CC" w14:textId="77777777" w:rsidR="00E80E7E" w:rsidRDefault="00000000">
            <w:pPr>
              <w:pStyle w:val="Compact"/>
              <w:jc w:val="right"/>
            </w:pPr>
            <w:r>
              <w:t>1</w:t>
            </w:r>
          </w:p>
        </w:tc>
        <w:tc>
          <w:tcPr>
            <w:tcW w:w="0" w:type="auto"/>
          </w:tcPr>
          <w:p w14:paraId="4D9F87A9" w14:textId="77777777" w:rsidR="00E80E7E" w:rsidRDefault="00000000">
            <w:pPr>
              <w:pStyle w:val="Compact"/>
              <w:jc w:val="center"/>
            </w:pPr>
            <w:r>
              <w:t>1.05</w:t>
            </w:r>
          </w:p>
        </w:tc>
        <w:tc>
          <w:tcPr>
            <w:tcW w:w="0" w:type="auto"/>
          </w:tcPr>
          <w:p w14:paraId="7C243828" w14:textId="77777777" w:rsidR="00E80E7E" w:rsidRDefault="00000000">
            <w:pPr>
              <w:pStyle w:val="Compact"/>
              <w:jc w:val="center"/>
            </w:pPr>
            <w:r>
              <w:t>1.05</w:t>
            </w:r>
          </w:p>
        </w:tc>
        <w:tc>
          <w:tcPr>
            <w:tcW w:w="0" w:type="auto"/>
          </w:tcPr>
          <w:p w14:paraId="148B479A" w14:textId="77777777" w:rsidR="00E80E7E" w:rsidRDefault="00000000">
            <w:pPr>
              <w:pStyle w:val="Compact"/>
              <w:jc w:val="center"/>
            </w:pPr>
            <w:r>
              <w:t>1.05</w:t>
            </w:r>
          </w:p>
        </w:tc>
        <w:tc>
          <w:tcPr>
            <w:tcW w:w="0" w:type="auto"/>
          </w:tcPr>
          <w:p w14:paraId="3E46962B" w14:textId="77777777" w:rsidR="00E80E7E" w:rsidRDefault="00000000">
            <w:pPr>
              <w:pStyle w:val="Compact"/>
              <w:jc w:val="center"/>
            </w:pPr>
            <w:r>
              <w:t>1.05</w:t>
            </w:r>
          </w:p>
        </w:tc>
        <w:tc>
          <w:tcPr>
            <w:tcW w:w="0" w:type="auto"/>
          </w:tcPr>
          <w:p w14:paraId="34FBC471" w14:textId="77777777" w:rsidR="00E80E7E" w:rsidRDefault="00000000">
            <w:pPr>
              <w:pStyle w:val="Compact"/>
              <w:jc w:val="center"/>
            </w:pPr>
            <w:r>
              <w:t>1</w:t>
            </w:r>
          </w:p>
        </w:tc>
        <w:tc>
          <w:tcPr>
            <w:tcW w:w="0" w:type="auto"/>
          </w:tcPr>
          <w:p w14:paraId="39ABEE34" w14:textId="77777777" w:rsidR="00E80E7E" w:rsidRDefault="00000000">
            <w:pPr>
              <w:pStyle w:val="Compact"/>
              <w:jc w:val="center"/>
            </w:pPr>
            <w:r>
              <w:t>1</w:t>
            </w:r>
          </w:p>
        </w:tc>
        <w:tc>
          <w:tcPr>
            <w:tcW w:w="0" w:type="auto"/>
          </w:tcPr>
          <w:p w14:paraId="13DE21DA" w14:textId="77777777" w:rsidR="00E80E7E" w:rsidRDefault="00000000">
            <w:pPr>
              <w:pStyle w:val="Compact"/>
              <w:jc w:val="center"/>
            </w:pPr>
            <w:r>
              <w:t>1</w:t>
            </w:r>
          </w:p>
        </w:tc>
      </w:tr>
      <w:tr w:rsidR="00E80E7E" w14:paraId="52337B71" w14:textId="77777777">
        <w:tc>
          <w:tcPr>
            <w:tcW w:w="0" w:type="auto"/>
          </w:tcPr>
          <w:p w14:paraId="6D99E44F" w14:textId="77777777" w:rsidR="00E80E7E" w:rsidRDefault="00000000">
            <w:pPr>
              <w:pStyle w:val="Compact"/>
              <w:jc w:val="center"/>
            </w:pPr>
            <w:r>
              <w:t>7</w:t>
            </w:r>
          </w:p>
        </w:tc>
        <w:tc>
          <w:tcPr>
            <w:tcW w:w="0" w:type="auto"/>
          </w:tcPr>
          <w:p w14:paraId="43D89C84" w14:textId="77777777" w:rsidR="00E80E7E" w:rsidRDefault="00000000">
            <w:pPr>
              <w:pStyle w:val="Compact"/>
              <w:jc w:val="right"/>
            </w:pPr>
            <w:r>
              <w:t>2</w:t>
            </w:r>
          </w:p>
        </w:tc>
        <w:tc>
          <w:tcPr>
            <w:tcW w:w="0" w:type="auto"/>
          </w:tcPr>
          <w:p w14:paraId="67F94A7E" w14:textId="77777777" w:rsidR="00E80E7E" w:rsidRDefault="00000000">
            <w:pPr>
              <w:pStyle w:val="Compact"/>
              <w:jc w:val="center"/>
            </w:pPr>
            <w:r>
              <w:t>0.79</w:t>
            </w:r>
          </w:p>
        </w:tc>
        <w:tc>
          <w:tcPr>
            <w:tcW w:w="0" w:type="auto"/>
          </w:tcPr>
          <w:p w14:paraId="61ABBC1B" w14:textId="77777777" w:rsidR="00E80E7E" w:rsidRDefault="00000000">
            <w:pPr>
              <w:pStyle w:val="Compact"/>
              <w:jc w:val="center"/>
            </w:pPr>
            <w:r>
              <w:t>0.79</w:t>
            </w:r>
          </w:p>
        </w:tc>
        <w:tc>
          <w:tcPr>
            <w:tcW w:w="0" w:type="auto"/>
          </w:tcPr>
          <w:p w14:paraId="145C4D13" w14:textId="77777777" w:rsidR="00E80E7E" w:rsidRDefault="00000000">
            <w:pPr>
              <w:pStyle w:val="Compact"/>
              <w:jc w:val="center"/>
            </w:pPr>
            <w:r>
              <w:t>0.74</w:t>
            </w:r>
          </w:p>
        </w:tc>
        <w:tc>
          <w:tcPr>
            <w:tcW w:w="0" w:type="auto"/>
          </w:tcPr>
          <w:p w14:paraId="34058FA5" w14:textId="77777777" w:rsidR="00E80E7E" w:rsidRDefault="00000000">
            <w:pPr>
              <w:pStyle w:val="Compact"/>
              <w:jc w:val="center"/>
            </w:pPr>
            <w:r>
              <w:t>0.84</w:t>
            </w:r>
          </w:p>
        </w:tc>
        <w:tc>
          <w:tcPr>
            <w:tcW w:w="0" w:type="auto"/>
          </w:tcPr>
          <w:p w14:paraId="54647A31" w14:textId="77777777" w:rsidR="00E80E7E" w:rsidRDefault="00000000">
            <w:pPr>
              <w:pStyle w:val="Compact"/>
              <w:jc w:val="center"/>
            </w:pPr>
            <w:r>
              <w:t>1</w:t>
            </w:r>
          </w:p>
        </w:tc>
        <w:tc>
          <w:tcPr>
            <w:tcW w:w="0" w:type="auto"/>
          </w:tcPr>
          <w:p w14:paraId="2DB08E0E" w14:textId="77777777" w:rsidR="00E80E7E" w:rsidRDefault="00000000">
            <w:pPr>
              <w:pStyle w:val="Compact"/>
              <w:jc w:val="center"/>
            </w:pPr>
            <w:r>
              <w:t>0</w:t>
            </w:r>
          </w:p>
        </w:tc>
        <w:tc>
          <w:tcPr>
            <w:tcW w:w="0" w:type="auto"/>
          </w:tcPr>
          <w:p w14:paraId="69468A45" w14:textId="77777777" w:rsidR="00E80E7E" w:rsidRDefault="00000000">
            <w:pPr>
              <w:pStyle w:val="Compact"/>
              <w:jc w:val="center"/>
            </w:pPr>
            <w:r>
              <w:t>0</w:t>
            </w:r>
          </w:p>
        </w:tc>
      </w:tr>
    </w:tbl>
    <w:bookmarkEnd w:id="655"/>
    <w:p w14:paraId="1C1379FE" w14:textId="412CF0E8" w:rsidR="00E80E7E" w:rsidRDefault="00000000">
      <w:pPr>
        <w:pStyle w:val="BodyText"/>
      </w:pPr>
      <w:r>
        <w:rPr>
          <w:b/>
          <w:bCs/>
        </w:rPr>
        <w:t>What the distribution shows</w:t>
      </w:r>
    </w:p>
    <w:p w14:paraId="1FB7AF06" w14:textId="77777777" w:rsidR="00757003" w:rsidRDefault="00000000">
      <w:pPr>
        <w:pStyle w:val="BodyText"/>
        <w:rPr>
          <w:ins w:id="657" w:author="Williams, Hants A" w:date="2026-09-02T07:25:00Z" w16du:dateUtc="2026-09-02T11:25:00Z"/>
        </w:rPr>
      </w:pPr>
      <w:r>
        <w:lastRenderedPageBreak/>
        <w:t xml:space="preserve">Mean AR is </w:t>
      </w:r>
      <w:del w:id="658" w:author="Claude" w:date="2026-09-02T16:00:00Z">
        <w:r>
          <w:delText>flat and non-monotonic</w:delText>
        </w:r>
      </w:del>
      <w:ins w:id="659" w:author="Claude" w:date="2026-09-02T16:00:00Z">
        <w:r>
          <w:t>flat and unordered</w:t>
        </w:r>
      </w:ins>
      <w:r>
        <w:t xml:space="preserve"> across axis sums 3 through 6 (1.16, 1.03, 1.15, 1.05; the mean at sum 5 exceeds the mean at sum 4) and drops only at axis sum 7 (Table </w:t>
      </w:r>
      <w:hyperlink w:anchor="tab:descriptives">
        <w:r w:rsidR="00757003">
          <w:rPr>
            <w:rStyle w:val="Hyperlink"/>
          </w:rPr>
          <w:t>6</w:t>
        </w:r>
      </w:hyperlink>
      <w:r>
        <w:t xml:space="preserve"> and Figure </w:t>
      </w:r>
      <w:hyperlink w:anchor="fig:scatter">
        <w:r w:rsidR="00757003">
          <w:rPr>
            <w:rStyle w:val="Hyperlink"/>
          </w:rPr>
          <w:t>2</w:t>
        </w:r>
      </w:hyperlink>
      <w:r>
        <w:t xml:space="preserve">). </w:t>
      </w:r>
      <w:del w:id="660" w:author="Claude" w:date="2026-09-01T16:00:00Z">
        <w:r>
          <w:delText>This shows a task’s axis sum does not order its AR, but that  two open-domain</w:delText>
        </w:r>
      </w:del>
      <w:ins w:id="661" w:author="Claude" w:date="2026-09-01T16:00:00Z">
        <w:del w:id="662" w:author="Williams, Hants A" w:date="2026-09-02T07:24:00Z" w16du:dateUtc="2026-09-02T11:24:00Z">
          <w:r>
            <w:delText>In practical terms,</w:delText>
          </w:r>
        </w:del>
      </w:ins>
      <w:ins w:id="663" w:author="Williams, Hants A" w:date="2026-09-02T07:24:00Z" w16du:dateUtc="2026-09-02T11:24:00Z">
        <w:r>
          <w:t>What this shows is that</w:t>
        </w:r>
      </w:ins>
      <w:ins w:id="664" w:author="Claude" w:date="2026-09-01T16:00:00Z">
        <w:r>
          <w:t xml:space="preserve"> a task’s axis sum does not predict its AR</w:t>
        </w:r>
      </w:ins>
      <w:ins w:id="665" w:author="Williams, Hants A" w:date="2026-09-02T07:24:00Z" w16du:dateUtc="2026-09-02T11:24:00Z">
        <w:r>
          <w:t>, and interestingly that</w:t>
        </w:r>
      </w:ins>
      <w:ins w:id="666" w:author="Claude" w:date="2026-09-01T16:00:00Z">
        <w:del w:id="667" w:author="Williams, Hants A" w:date="2026-09-02T07:24:00Z" w16du:dateUtc="2026-09-02T11:24:00Z">
          <w:r>
            <w:delText>; what stands out instead is that</w:delText>
          </w:r>
        </w:del>
        <w:r>
          <w:t xml:space="preserve"> the two open-domain</w:t>
        </w:r>
      </w:ins>
      <w:r>
        <w:t xml:space="preserve"> medical exam QA tasks sit apart from everything else. </w:t>
      </w:r>
      <w:del w:id="668" w:author="Williams, Hants A" w:date="2026-09-02T07:25:00Z" w16du:dateUtc="2026-09-02T11:25:00Z">
        <w:r>
          <w:delText>Since t</w:delText>
        </w:r>
      </w:del>
      <w:ins w:id="669" w:author="Williams, Hants A" w:date="2026-09-02T07:25:00Z" w16du:dateUtc="2026-09-02T11:25:00Z">
        <w:r>
          <w:t>T</w:t>
        </w:r>
      </w:ins>
      <w:r>
        <w:t>hose two tasks are also the only tasks at k=3</w:t>
      </w:r>
      <w:del w:id="670" w:author="Williams, Hants A" w:date="2026-09-02T07:25:00Z" w16du:dateUtc="2026-09-02T11:25:00Z">
        <w:r>
          <w:delText>, the data cannot distinguish “high axis sum” from “open-domain exam QA” as the operative feature</w:delText>
        </w:r>
      </w:del>
      <w:r>
        <w:t xml:space="preserve">. </w:t>
      </w:r>
    </w:p>
    <w:p w14:paraId="323BB3E1" w14:textId="651FE172" w:rsidR="00E80E7E" w:rsidRDefault="00000000">
      <w:pPr>
        <w:pStyle w:val="BodyText"/>
      </w:pPr>
      <w:r>
        <w:t xml:space="preserve">Broken out by individual axis, reasoning complexity is the only axis with a </w:t>
      </w:r>
      <w:del w:id="671" w:author="Claude" w:date="2026-09-02T16:00:00Z">
        <w:r>
          <w:delText xml:space="preserve">monotone </w:delText>
        </w:r>
      </w:del>
      <w:ins w:id="672" w:author="Claude" w:date="2026-09-02T16:00:00Z">
        <w:r>
          <w:t xml:space="preserve">level-by-level </w:t>
        </w:r>
      </w:ins>
      <w:del w:id="673" w:author="Claude" w:date="2026-09-02T16:00:00Z">
        <w:r>
          <w:delText>mean-AR gradient (1.12 at r=1</w:delText>
        </w:r>
      </w:del>
      <w:ins w:id="674" w:author="Claude" w:date="2026-09-02T16:00:00Z">
        <w:r>
          <w:t>decline in mean AR (1.12 at r=1</w:t>
        </w:r>
      </w:ins>
      <w:r>
        <w:t>, 1.09 at r=2, 0.88 at r=3; n = 9/9/3), though the step from r=1 to r=2 is negligible and two of the three r=3 tasks are the same exam-QA pair</w:t>
      </w:r>
      <w:del w:id="675" w:author="Williams, Hants A" w:date="2026-09-02T09:22:00Z" w16du:dateUtc="2026-09-02T13:22:00Z">
        <w:r>
          <w:delText>, so this gradient shares the confound just noted</w:delText>
        </w:r>
      </w:del>
      <w:del w:id="676" w:author="Claude" w:date="2026-09-01T16:00:00Z">
        <w:r>
          <w:delText>; knowledge boundedness is non-monotone in the populated</w:delText>
        </w:r>
      </w:del>
      <w:ins w:id="677" w:author="Claude" w:date="2026-09-01T16:00:00Z">
        <w:r>
          <w:t>. Knowledge boundedness shows no clear ordering in the populated</w:t>
        </w:r>
      </w:ins>
      <w:r>
        <w:t xml:space="preserve"> range (1.09 at k=1, 1.11 at k=2; n = 7/12) and its k=3 level coincides with the exam-QA pair</w:t>
      </w:r>
      <w:del w:id="678" w:author="Claude" w:date="2026-09-01T16:00:00Z">
        <w:r>
          <w:delText>; and output structure admits no per-level comparison at all</w:delText>
        </w:r>
      </w:del>
      <w:ins w:id="679" w:author="Claude" w:date="2026-09-01T16:00:00Z">
        <w:r>
          <w:t xml:space="preserve">. </w:t>
        </w:r>
      </w:ins>
      <w:ins w:id="680" w:author="Williams, Hants A" w:date="2026-09-02T09:22:00Z" w16du:dateUtc="2026-09-02T13:22:00Z">
        <w:r>
          <w:t xml:space="preserve">There is no </w:t>
        </w:r>
      </w:ins>
      <w:ins w:id="681" w:author="Claude" w:date="2026-09-02T16:00:00Z">
        <w:r>
          <w:t xml:space="preserve">real variation in </w:t>
        </w:r>
      </w:ins>
      <w:ins w:id="682" w:author="Claude" w:date="2026-09-01T16:00:00Z">
        <w:del w:id="683" w:author="Williams, Hants A" w:date="2026-09-02T09:22:00Z" w16du:dateUtc="2026-09-02T13:22:00Z">
          <w:r>
            <w:delText>O</w:delText>
          </w:r>
        </w:del>
      </w:ins>
      <w:ins w:id="684" w:author="Williams, Hants A" w:date="2026-09-02T09:22:00Z" w16du:dateUtc="2026-09-02T13:22:00Z">
        <w:r>
          <w:t>o</w:t>
        </w:r>
      </w:ins>
      <w:ins w:id="685" w:author="Claude" w:date="2026-09-01T16:00:00Z">
        <w:r>
          <w:t xml:space="preserve">utput structure </w:t>
        </w:r>
        <w:del w:id="686" w:author="Williams, Hants A" w:date="2026-09-02T09:23:00Z" w16du:dateUtc="2026-09-02T13:23:00Z">
          <w:r>
            <w:delText>admits</w:delText>
          </w:r>
        </w:del>
      </w:ins>
      <w:ins w:id="687" w:author="Williams, Hants A" w:date="2026-09-02T09:23:00Z" w16du:dateUtc="2026-09-02T13:23:00Z">
        <w:r>
          <w:t>to compare</w:t>
        </w:r>
      </w:ins>
      <w:ins w:id="688" w:author="Claude" w:date="2026-09-01T16:00:00Z">
        <w:r>
          <w:t xml:space="preserve"> </w:t>
        </w:r>
        <w:del w:id="689" w:author="Williams, Hants A" w:date="2026-09-02T09:23:00Z" w16du:dateUtc="2026-09-02T13:23:00Z">
          <w:r>
            <w:delText>no per-level comparison at all</w:delText>
          </w:r>
        </w:del>
      </w:ins>
      <w:del w:id="690" w:author="Williams, Hants A" w:date="2026-09-02T09:23:00Z" w16du:dateUtc="2026-09-02T13:23:00Z">
        <w:r>
          <w:delText xml:space="preserve"> </w:delText>
        </w:r>
      </w:del>
      <w:r>
        <w:t>(20 tasks at o=1, one at o=2, none at o=3), so the o mechanism of Section </w:t>
      </w:r>
      <w:hyperlink w:anchor="sec:scope">
        <w:r w:rsidR="00E80E7E">
          <w:rPr>
            <w:rStyle w:val="Hyperlink"/>
          </w:rPr>
          <w:t>2.3</w:t>
        </w:r>
      </w:hyperlink>
      <w:r>
        <w:t xml:space="preserve"> remains untested</w:t>
      </w:r>
      <w:del w:id="691" w:author="Williams, Hants A" w:date="2026-09-02T09:23:00Z" w16du:dateUtc="2026-09-02T13:23:00Z">
        <w:r>
          <w:delText xml:space="preserve"> by this snapshot</w:delText>
        </w:r>
      </w:del>
      <w:r>
        <w:t>.</w:t>
      </w:r>
    </w:p>
    <w:p w14:paraId="377097D4" w14:textId="77777777" w:rsidR="00E80E7E" w:rsidRDefault="00000000">
      <w:pPr>
        <w:pStyle w:val="BodyText"/>
      </w:pPr>
      <w:r>
        <w:rPr>
          <w:b/>
          <w:bCs/>
        </w:rPr>
        <w:t>Threshold sensitivity</w:t>
      </w:r>
    </w:p>
    <w:p w14:paraId="757D78BA" w14:textId="4079E7BF" w:rsidR="00E80E7E" w:rsidRDefault="00000000">
      <w:pPr>
        <w:pStyle w:val="BodyText"/>
      </w:pPr>
      <w:r>
        <w:t xml:space="preserve">Because the AR ≥ 0.90 threshold is a governance choice rather than a universal constant, envelope membership was also computed at AR ≥ 0.80 and ≥ 0.95. Across the 22 unique tasks, 19 are inside at AR ≥ 0.80, 17 at ≥ 0.90, and 16 at ≥ 0.95. Among the 18 low-axis tasks the counts are 17, 16, and 15. </w:t>
      </w:r>
      <w:del w:id="692" w:author="Claude" w:date="2026-09-01T16:00:00Z">
        <w:r>
          <w:delText xml:space="preserve">Verdicts for two tasks </w:delText>
        </w:r>
      </w:del>
      <w:ins w:id="693" w:author="Claude" w:date="2026-09-01T16:00:00Z">
        <w:r>
          <w:t xml:space="preserve">Two tasks </w:t>
        </w:r>
      </w:ins>
      <w:del w:id="694" w:author="Claude" w:date="2026-09-01T16:00:00Z">
        <w:r>
          <w:delText>flip between the lenient</w:delText>
        </w:r>
      </w:del>
      <w:ins w:id="695" w:author="Claude" w:date="2026-09-01T16:00:00Z">
        <w:r>
          <w:t>change envelope status between the lenient</w:t>
        </w:r>
      </w:ins>
      <w:r>
        <w:t xml:space="preserve"> and default thresholds (suicide detection, AR = 0.83; medical exam QA, AR = 0.84) </w:t>
      </w:r>
      <w:del w:id="696" w:author="Claude" w:date="2026-09-01T16:00:00Z">
        <w:r>
          <w:delText>and for one between the default and strict</w:delText>
        </w:r>
      </w:del>
      <w:ins w:id="697" w:author="Claude" w:date="2026-09-01T16:00:00Z">
        <w:r>
          <w:t>and one changes between the default and strict</w:t>
        </w:r>
      </w:ins>
      <w:r>
        <w:t xml:space="preserve"> thresholds (Pathology IE, AR = 0.94, the Vignette A case). </w:t>
      </w:r>
      <w:del w:id="698" w:author="Claude" w:date="2026-09-01T16:00:00Z">
        <w:r>
          <w:delText>Stratified by adaptation symmetry, membership at AR ≥ 0.90 is 12/14 in the SLM-favored subset and 5/8 in the symmetric subset; at AR ≥ 0.95 the SLM-favored count is unchanged while the symmetric count drops to 4/8. The qualitative picture is stable across thresholds; specific task-level verdicts are sensitive to where the threshold sits and to which adaptation stratum is assumed.</w:delText>
        </w:r>
      </w:del>
      <w:ins w:id="699" w:author="Claude" w:date="2026-09-01T16:00:00Z">
        <w:r>
          <w:t>The overall picture is stable across thresholds, but individual task verdicts depend on where the threshold is set and on whether the underlying comparison was adaptation-symmetric (Table 5).</w:t>
        </w:r>
      </w:ins>
    </w:p>
    <w:p w14:paraId="698D7A2B" w14:textId="77777777" w:rsidR="00E80E7E" w:rsidRDefault="00000000">
      <w:pPr>
        <w:pStyle w:val="BodyText"/>
      </w:pPr>
      <w:r>
        <w:rPr>
          <w:b/>
          <w:bCs/>
        </w:rPr>
        <w:t>Sensitivity analyses</w:t>
      </w:r>
    </w:p>
    <w:p w14:paraId="7394B489" w14:textId="08822020" w:rsidR="00E80E7E" w:rsidRDefault="00000000">
      <w:pPr>
        <w:pStyle w:val="BodyText"/>
      </w:pPr>
      <w:r>
        <w:t>Table </w:t>
      </w:r>
      <w:hyperlink w:anchor="tab:sensitivity">
        <w:r w:rsidR="00E80E7E">
          <w:rPr>
            <w:rStyle w:val="Hyperlink"/>
          </w:rPr>
          <w:t>7</w:t>
        </w:r>
      </w:hyperlink>
      <w:r>
        <w:t xml:space="preserve"> recomputes the aggregate association between axis sum and envelope membership </w:t>
      </w:r>
      <w:del w:id="700" w:author="Williams, Hants A" w:date="2026-09-02T09:24:00Z" w16du:dateUtc="2026-09-02T13:24:00Z">
        <w:r>
          <w:delText>under the pre-specified perturbations of</w:delText>
        </w:r>
      </w:del>
      <w:ins w:id="701" w:author="Williams, Hants A" w:date="2026-09-02T09:24:00Z" w16du:dateUtc="2026-09-02T13:24:00Z">
        <w:r>
          <w:t>guided by</w:t>
        </w:r>
      </w:ins>
      <w:r>
        <w:t xml:space="preserve"> Section </w:t>
      </w:r>
      <w:hyperlink w:anchor="sec:methods-retro">
        <w:r w:rsidR="00E80E7E">
          <w:rPr>
            <w:rStyle w:val="Hyperlink"/>
          </w:rPr>
          <w:t>3.1</w:t>
        </w:r>
      </w:hyperlink>
      <w:r>
        <w:t>. (</w:t>
      </w:r>
      <w:del w:id="702" w:author="Williams, Hants A" w:date="2026-09-02T09:24:00Z" w16du:dateUtc="2026-09-02T13:24:00Z">
        <w:r>
          <w:delText xml:space="preserve">The test statistics themselves are exploratory; they are shown here only to make the fragility measurable. </w:delText>
        </w:r>
      </w:del>
      <w:r>
        <w:t>Appendix </w:t>
      </w:r>
      <w:hyperlink w:anchor="app:tests">
        <w:r w:rsidR="00E80E7E">
          <w:rPr>
            <w:rStyle w:val="Hyperlink"/>
          </w:rPr>
          <w:t>5</w:t>
        </w:r>
      </w:hyperlink>
      <w:r>
        <w:t xml:space="preserve"> gives the full versions with confidence intervals</w:t>
      </w:r>
      <w:ins w:id="703" w:author="Claude" w:date="2026-09-02T16:00:00Z">
        <w:r>
          <w:t>.</w:t>
        </w:r>
      </w:ins>
      <w:del w:id="704" w:author="Williams, Hants A" w:date="2026-09-02T09:25:00Z" w16du:dateUtc="2026-09-02T13:25:00Z">
        <w:r>
          <w:delText xml:space="preserve"> and</w:delText>
        </w:r>
      </w:del>
      <w:del w:id="705" w:author="Williams, Hants A" w:date="2026-09-02T09:24:00Z" w16du:dateUtc="2026-09-02T13:24:00Z">
        <w:r>
          <w:delText xml:space="preserve"> strata.</w:delText>
        </w:r>
      </w:del>
      <w:r>
        <w:t>)</w:t>
      </w:r>
    </w:p>
    <w:p w14:paraId="2ADEE1B5" w14:textId="77777777" w:rsidR="00E80E7E" w:rsidRDefault="00000000">
      <w:pPr>
        <w:pStyle w:val="TableCaption"/>
      </w:pPr>
      <w:bookmarkStart w:id="706" w:name="tab:sensitivity"/>
      <w:ins w:id="707" w:author="Claude" w:date="2026-09-01T16:00:00Z">
        <w:r>
          <w:t xml:space="preserve">Table 7: </w:t>
        </w:r>
      </w:ins>
      <w:r>
        <w:t>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Pr>
      <w:tblGrid>
        <w:gridCol w:w="4373"/>
        <w:gridCol w:w="482"/>
        <w:gridCol w:w="1433"/>
        <w:gridCol w:w="1467"/>
        <w:gridCol w:w="1024"/>
        <w:gridCol w:w="797"/>
      </w:tblGrid>
      <w:tr w:rsidR="00E80E7E" w14:paraId="5E742591"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385B2D9" w14:textId="77777777" w:rsidR="00E80E7E" w:rsidRDefault="00000000">
            <w:pPr>
              <w:pStyle w:val="Compact"/>
            </w:pPr>
            <w:r>
              <w:t>Analysis</w:t>
            </w:r>
          </w:p>
        </w:tc>
        <w:tc>
          <w:tcPr>
            <w:tcW w:w="0" w:type="auto"/>
          </w:tcPr>
          <w:p w14:paraId="7B2AFD5B" w14:textId="77777777" w:rsidR="00E80E7E" w:rsidRDefault="00000000">
            <w:pPr>
              <w:pStyle w:val="Compact"/>
              <w:jc w:val="center"/>
            </w:pPr>
            <w:r>
              <w:t>n</w:t>
            </w:r>
          </w:p>
        </w:tc>
        <w:tc>
          <w:tcPr>
            <w:tcW w:w="0" w:type="auto"/>
          </w:tcPr>
          <w:p w14:paraId="3B4673AF" w14:textId="77777777" w:rsidR="00E80E7E" w:rsidRDefault="00000000">
            <w:pPr>
              <w:pStyle w:val="Compact"/>
              <w:jc w:val="center"/>
            </w:pPr>
            <w:r>
              <w:t>Low in/total</w:t>
            </w:r>
          </w:p>
        </w:tc>
        <w:tc>
          <w:tcPr>
            <w:tcW w:w="0" w:type="auto"/>
          </w:tcPr>
          <w:p w14:paraId="18D0E282" w14:textId="77777777" w:rsidR="00E80E7E" w:rsidRDefault="00000000">
            <w:pPr>
              <w:pStyle w:val="Compact"/>
              <w:jc w:val="center"/>
            </w:pPr>
            <w:r>
              <w:t>High in/total</w:t>
            </w:r>
          </w:p>
        </w:tc>
        <w:tc>
          <w:tcPr>
            <w:tcW w:w="0" w:type="auto"/>
          </w:tcPr>
          <w:p w14:paraId="208E5837" w14:textId="77777777" w:rsidR="00E80E7E" w:rsidRDefault="00000000">
            <w:pPr>
              <w:pStyle w:val="Compact"/>
              <w:jc w:val="center"/>
            </w:pPr>
            <w:r>
              <w:t>Fisher p</w:t>
            </w:r>
          </w:p>
        </w:tc>
        <w:tc>
          <w:tcPr>
            <w:tcW w:w="0" w:type="auto"/>
          </w:tcPr>
          <w:p w14:paraId="0FDAF84C" w14:textId="77777777" w:rsidR="00E80E7E" w:rsidRDefault="00000000">
            <w:pPr>
              <w:pStyle w:val="Compact"/>
              <w:jc w:val="center"/>
            </w:pPr>
            <w:r>
              <w:t>CA p</w:t>
            </w:r>
          </w:p>
        </w:tc>
      </w:tr>
      <w:tr w:rsidR="00E80E7E" w14:paraId="48390AFA" w14:textId="77777777">
        <w:tc>
          <w:tcPr>
            <w:tcW w:w="0" w:type="auto"/>
          </w:tcPr>
          <w:p w14:paraId="28D22117" w14:textId="77777777" w:rsidR="00E80E7E" w:rsidRDefault="00000000">
            <w:pPr>
              <w:pStyle w:val="Compact"/>
            </w:pPr>
            <w:r>
              <w:t>Pass-1 scores (published; not outcome-blind)</w:t>
            </w:r>
          </w:p>
        </w:tc>
        <w:tc>
          <w:tcPr>
            <w:tcW w:w="0" w:type="auto"/>
          </w:tcPr>
          <w:p w14:paraId="204C3B09" w14:textId="77777777" w:rsidR="00E80E7E" w:rsidRDefault="00000000">
            <w:pPr>
              <w:pStyle w:val="Compact"/>
              <w:jc w:val="center"/>
            </w:pPr>
            <w:r>
              <w:t>21</w:t>
            </w:r>
          </w:p>
        </w:tc>
        <w:tc>
          <w:tcPr>
            <w:tcW w:w="0" w:type="auto"/>
          </w:tcPr>
          <w:p w14:paraId="27818D48" w14:textId="77777777" w:rsidR="00E80E7E" w:rsidRDefault="00000000">
            <w:pPr>
              <w:pStyle w:val="Compact"/>
              <w:jc w:val="center"/>
            </w:pPr>
            <w:r>
              <w:t>16/18</w:t>
            </w:r>
          </w:p>
        </w:tc>
        <w:tc>
          <w:tcPr>
            <w:tcW w:w="0" w:type="auto"/>
          </w:tcPr>
          <w:p w14:paraId="3015C1CC" w14:textId="77777777" w:rsidR="00E80E7E" w:rsidRDefault="00000000">
            <w:pPr>
              <w:pStyle w:val="Compact"/>
              <w:jc w:val="center"/>
            </w:pPr>
            <w:r>
              <w:t>1/3</w:t>
            </w:r>
          </w:p>
        </w:tc>
        <w:tc>
          <w:tcPr>
            <w:tcW w:w="0" w:type="auto"/>
          </w:tcPr>
          <w:p w14:paraId="4DB88341" w14:textId="77777777" w:rsidR="00E80E7E" w:rsidRDefault="00000000">
            <w:pPr>
              <w:pStyle w:val="Compact"/>
              <w:jc w:val="center"/>
            </w:pPr>
            <w:r>
              <w:t>0.080</w:t>
            </w:r>
          </w:p>
        </w:tc>
        <w:tc>
          <w:tcPr>
            <w:tcW w:w="0" w:type="auto"/>
          </w:tcPr>
          <w:p w14:paraId="3A902DC7" w14:textId="77777777" w:rsidR="00E80E7E" w:rsidRDefault="00000000">
            <w:pPr>
              <w:pStyle w:val="Compact"/>
              <w:jc w:val="center"/>
            </w:pPr>
            <w:r>
              <w:t>0.017</w:t>
            </w:r>
          </w:p>
        </w:tc>
      </w:tr>
      <w:tr w:rsidR="00E80E7E" w14:paraId="40F9C732" w14:textId="77777777">
        <w:tc>
          <w:tcPr>
            <w:tcW w:w="0" w:type="auto"/>
          </w:tcPr>
          <w:p w14:paraId="4F66F0EF" w14:textId="77777777" w:rsidR="00E80E7E" w:rsidRDefault="00000000">
            <w:pPr>
              <w:pStyle w:val="Compact"/>
            </w:pPr>
            <w:r>
              <w:t>Pass-2 scores (outcome-blind re-score)</w:t>
            </w:r>
          </w:p>
        </w:tc>
        <w:tc>
          <w:tcPr>
            <w:tcW w:w="0" w:type="auto"/>
          </w:tcPr>
          <w:p w14:paraId="3B35F20B" w14:textId="77777777" w:rsidR="00E80E7E" w:rsidRDefault="00000000">
            <w:pPr>
              <w:pStyle w:val="Compact"/>
              <w:jc w:val="center"/>
            </w:pPr>
            <w:r>
              <w:t>21</w:t>
            </w:r>
          </w:p>
        </w:tc>
        <w:tc>
          <w:tcPr>
            <w:tcW w:w="0" w:type="auto"/>
          </w:tcPr>
          <w:p w14:paraId="1F935515" w14:textId="77777777" w:rsidR="00E80E7E" w:rsidRDefault="00000000">
            <w:pPr>
              <w:pStyle w:val="Compact"/>
              <w:jc w:val="center"/>
            </w:pPr>
            <w:r>
              <w:t>13/15</w:t>
            </w:r>
          </w:p>
        </w:tc>
        <w:tc>
          <w:tcPr>
            <w:tcW w:w="0" w:type="auto"/>
          </w:tcPr>
          <w:p w14:paraId="7233CC3C" w14:textId="77777777" w:rsidR="00E80E7E" w:rsidRDefault="00000000">
            <w:pPr>
              <w:pStyle w:val="Compact"/>
              <w:jc w:val="center"/>
            </w:pPr>
            <w:r>
              <w:t>4/6</w:t>
            </w:r>
          </w:p>
        </w:tc>
        <w:tc>
          <w:tcPr>
            <w:tcW w:w="0" w:type="auto"/>
          </w:tcPr>
          <w:p w14:paraId="482F102F" w14:textId="77777777" w:rsidR="00E80E7E" w:rsidRDefault="00000000">
            <w:pPr>
              <w:pStyle w:val="Compact"/>
              <w:jc w:val="center"/>
            </w:pPr>
            <w:r>
              <w:t>0.544</w:t>
            </w:r>
          </w:p>
        </w:tc>
        <w:tc>
          <w:tcPr>
            <w:tcW w:w="0" w:type="auto"/>
          </w:tcPr>
          <w:p w14:paraId="508CB49D" w14:textId="77777777" w:rsidR="00E80E7E" w:rsidRDefault="00000000">
            <w:pPr>
              <w:pStyle w:val="Compact"/>
              <w:jc w:val="center"/>
            </w:pPr>
            <w:r>
              <w:t>0.028</w:t>
            </w:r>
          </w:p>
        </w:tc>
      </w:tr>
      <w:tr w:rsidR="00E80E7E" w14:paraId="29146466" w14:textId="77777777">
        <w:tc>
          <w:tcPr>
            <w:tcW w:w="0" w:type="auto"/>
          </w:tcPr>
          <w:p w14:paraId="495BB30A" w14:textId="77777777" w:rsidR="00E80E7E" w:rsidRDefault="00000000">
            <w:pPr>
              <w:pStyle w:val="Compact"/>
            </w:pPr>
            <w:r>
              <w:t>Axis-sum-7 tasks removed</w:t>
            </w:r>
          </w:p>
        </w:tc>
        <w:tc>
          <w:tcPr>
            <w:tcW w:w="0" w:type="auto"/>
          </w:tcPr>
          <w:p w14:paraId="5DF0535C" w14:textId="77777777" w:rsidR="00E80E7E" w:rsidRDefault="00000000">
            <w:pPr>
              <w:pStyle w:val="Compact"/>
              <w:jc w:val="center"/>
            </w:pPr>
            <w:r>
              <w:t>19</w:t>
            </w:r>
          </w:p>
        </w:tc>
        <w:tc>
          <w:tcPr>
            <w:tcW w:w="0" w:type="auto"/>
          </w:tcPr>
          <w:p w14:paraId="67BACA42" w14:textId="77777777" w:rsidR="00E80E7E" w:rsidRDefault="00000000">
            <w:pPr>
              <w:pStyle w:val="Compact"/>
              <w:jc w:val="center"/>
            </w:pPr>
            <w:r>
              <w:t>16/18</w:t>
            </w:r>
          </w:p>
        </w:tc>
        <w:tc>
          <w:tcPr>
            <w:tcW w:w="0" w:type="auto"/>
          </w:tcPr>
          <w:p w14:paraId="03EE3E04" w14:textId="77777777" w:rsidR="00E80E7E" w:rsidRDefault="00000000">
            <w:pPr>
              <w:pStyle w:val="Compact"/>
              <w:jc w:val="center"/>
            </w:pPr>
            <w:r>
              <w:t>1/1</w:t>
            </w:r>
          </w:p>
        </w:tc>
        <w:tc>
          <w:tcPr>
            <w:tcW w:w="0" w:type="auto"/>
          </w:tcPr>
          <w:p w14:paraId="65CDD27A" w14:textId="77777777" w:rsidR="00E80E7E" w:rsidRDefault="00000000">
            <w:pPr>
              <w:pStyle w:val="Compact"/>
              <w:jc w:val="center"/>
            </w:pPr>
            <w:r>
              <w:t>1.000</w:t>
            </w:r>
          </w:p>
        </w:tc>
        <w:tc>
          <w:tcPr>
            <w:tcW w:w="0" w:type="auto"/>
          </w:tcPr>
          <w:p w14:paraId="241086E9" w14:textId="77777777" w:rsidR="00E80E7E" w:rsidRDefault="00000000">
            <w:pPr>
              <w:pStyle w:val="Compact"/>
              <w:jc w:val="center"/>
            </w:pPr>
            <w:r>
              <w:t>0.676</w:t>
            </w:r>
          </w:p>
        </w:tc>
      </w:tr>
      <w:tr w:rsidR="00E80E7E" w14:paraId="026ED80A" w14:textId="77777777">
        <w:tc>
          <w:tcPr>
            <w:tcW w:w="0" w:type="auto"/>
          </w:tcPr>
          <w:p w14:paraId="0E5C6909" w14:textId="77777777" w:rsidR="00E80E7E" w:rsidRDefault="00000000">
            <w:pPr>
              <w:pStyle w:val="Compact"/>
            </w:pPr>
            <w:r>
              <w:t>MedS-Bench cluster removed</w:t>
            </w:r>
          </w:p>
        </w:tc>
        <w:tc>
          <w:tcPr>
            <w:tcW w:w="0" w:type="auto"/>
          </w:tcPr>
          <w:p w14:paraId="0A3638CB" w14:textId="77777777" w:rsidR="00E80E7E" w:rsidRDefault="00000000">
            <w:pPr>
              <w:pStyle w:val="Compact"/>
              <w:jc w:val="center"/>
            </w:pPr>
            <w:r>
              <w:t>14</w:t>
            </w:r>
          </w:p>
        </w:tc>
        <w:tc>
          <w:tcPr>
            <w:tcW w:w="0" w:type="auto"/>
          </w:tcPr>
          <w:p w14:paraId="5D2D71E7" w14:textId="77777777" w:rsidR="00E80E7E" w:rsidRDefault="00000000">
            <w:pPr>
              <w:pStyle w:val="Compact"/>
              <w:jc w:val="center"/>
            </w:pPr>
            <w:r>
              <w:t>11/13</w:t>
            </w:r>
          </w:p>
        </w:tc>
        <w:tc>
          <w:tcPr>
            <w:tcW w:w="0" w:type="auto"/>
          </w:tcPr>
          <w:p w14:paraId="33778090" w14:textId="77777777" w:rsidR="00E80E7E" w:rsidRDefault="00000000">
            <w:pPr>
              <w:pStyle w:val="Compact"/>
              <w:jc w:val="center"/>
            </w:pPr>
            <w:r>
              <w:t>0/1</w:t>
            </w:r>
          </w:p>
        </w:tc>
        <w:tc>
          <w:tcPr>
            <w:tcW w:w="0" w:type="auto"/>
          </w:tcPr>
          <w:p w14:paraId="0A8BDF65" w14:textId="77777777" w:rsidR="00E80E7E" w:rsidRDefault="00000000">
            <w:pPr>
              <w:pStyle w:val="Compact"/>
              <w:jc w:val="center"/>
            </w:pPr>
            <w:r>
              <w:t>0.214</w:t>
            </w:r>
          </w:p>
        </w:tc>
        <w:tc>
          <w:tcPr>
            <w:tcW w:w="0" w:type="auto"/>
          </w:tcPr>
          <w:p w14:paraId="3305D951" w14:textId="77777777" w:rsidR="00E80E7E" w:rsidRDefault="00000000">
            <w:pPr>
              <w:pStyle w:val="Compact"/>
              <w:jc w:val="center"/>
            </w:pPr>
            <w:r>
              <w:t>0.071</w:t>
            </w:r>
          </w:p>
        </w:tc>
      </w:tr>
    </w:tbl>
    <w:bookmarkEnd w:id="706"/>
    <w:p w14:paraId="55F7CBD3" w14:textId="77777777" w:rsidR="00790D24" w:rsidRDefault="00000000">
      <w:pPr>
        <w:pStyle w:val="BodyText"/>
        <w:rPr>
          <w:ins w:id="708" w:author="Williams, Hants A" w:date="2026-09-02T09:25:00Z" w16du:dateUtc="2026-09-02T13:25:00Z"/>
          <w:del w:id="709" w:author="Claude" w:date="2026-09-02T16:00:00Z"/>
        </w:rPr>
      </w:pPr>
      <w:del w:id="710" w:author="Claude" w:date="2026-09-02T16:00:00Z">
        <w:r>
          <w:delText xml:space="preserve">The Fisher exact p-value exceeds 0.05 in every one of the ten study-deletion subsets (ten of the eleven source studies contribute trend-eligible tasks; range 0.051–0.284), and the trend statistic weakens most when the Kim et al. exam-QA study (CA p = 0.086) or the MedS-Bench cluster (CA p = 0.071) is removed. </w:delText>
        </w:r>
      </w:del>
    </w:p>
    <w:p w14:paraId="7162A26A" w14:textId="1F4AA705" w:rsidR="00E80E7E" w:rsidRDefault="00000000">
      <w:pPr>
        <w:pStyle w:val="BodyText"/>
      </w:pPr>
      <w:commentRangeStart w:id="711"/>
      <w:commentRangeStart w:id="712"/>
      <w:del w:id="713" w:author="Claude" w:date="2026-09-02T16:00:00Z">
        <w:r>
          <w:delText>Enumerating all 126 subsamples that keep exactly one task per source study (10 tasks each), the trend test’s p-value has median 0.036 with range 0.004–0.440, falling below 0.05 in 78 of 126 subsamples</w:delText>
        </w:r>
      </w:del>
      <w:del w:id="714" w:author="Williams, Hants A" w:date="2026-09-02T09:25:00Z" w16du:dateUtc="2026-09-02T13:25:00Z">
        <w:r>
          <w:delText>, while the Fisher p has median 0.20</w:delText>
        </w:r>
      </w:del>
      <w:del w:id="715" w:author="Claude" w:date="2026-09-02T16:00:00Z">
        <w:r>
          <w:delText xml:space="preserve">. </w:delText>
        </w:r>
      </w:del>
      <w:commentRangeStart w:id="716"/>
      <w:commentRangeStart w:id="717"/>
      <w:del w:id="718" w:author="Claude" w:date="2026-09-01T16:00:00Z">
        <w:r>
          <w:delText>In plain terms: the appearance of a strong axis-sum effect in the full sample depends jointly on the non-blind first-pass scores, on the two exam-QA tasks, and on the seven-row MedS-Bench cluster. Under the outcome-blind re-score the dichotomized association collapses (odds ratio 16.0 to 3.25); the ordered trend survives re-scoring but vanishes entirely when the two axis-sum-7 tasks are removed.</w:delText>
        </w:r>
      </w:del>
      <w:ins w:id="719" w:author="Claude" w:date="2026-09-01T16:00:00Z">
        <w:r>
          <w:t>The appearance of a strong axis-sum effect in the full sample therefore depends jointly on the non-blind first-pass scores, on the two exam-QA tasks, and on the seven-row MedS-Bench cluster</w:t>
        </w:r>
        <w:del w:id="720" w:author="Williams, Hants A" w:date="2026-09-02T19:37:00Z" w16du:dateUtc="2026-09-02T23:37:00Z">
          <w:r w:rsidDel="006C6897">
            <w:delText>;</w:delText>
          </w:r>
        </w:del>
      </w:ins>
      <w:ins w:id="721" w:author="Williams, Hants A" w:date="2026-09-02T19:37:00Z" w16du:dateUtc="2026-09-02T23:37:00Z">
        <w:r w:rsidR="006C6897">
          <w:t>.</w:t>
        </w:r>
      </w:ins>
      <w:ins w:id="722" w:author="Claude" w:date="2026-09-01T16:00:00Z">
        <w:r>
          <w:t xml:space="preserve"> </w:t>
        </w:r>
      </w:ins>
      <w:ins w:id="723" w:author="Williams, Hants A" w:date="2026-09-02T19:37:00Z" w16du:dateUtc="2026-09-02T23:37:00Z">
        <w:r w:rsidR="006C6897">
          <w:t xml:space="preserve">If one </w:t>
        </w:r>
      </w:ins>
      <w:ins w:id="724" w:author="Claude" w:date="2026-09-01T16:00:00Z">
        <w:r>
          <w:t>remove</w:t>
        </w:r>
      </w:ins>
      <w:ins w:id="725" w:author="Williams, Hants A" w:date="2026-09-02T19:37:00Z" w16du:dateUtc="2026-09-02T23:37:00Z">
        <w:r w:rsidR="006C6897">
          <w:t>s</w:t>
        </w:r>
      </w:ins>
      <w:ins w:id="726" w:author="Claude" w:date="2026-09-01T16:00:00Z">
        <w:r>
          <w:t xml:space="preserve"> any one of these </w:t>
        </w:r>
        <w:del w:id="727" w:author="Williams, Hants A" w:date="2026-09-02T19:37:00Z" w16du:dateUtc="2026-09-02T23:37:00Z">
          <w:r w:rsidDel="006C6897">
            <w:delText xml:space="preserve">supports and </w:delText>
          </w:r>
        </w:del>
        <w:r>
          <w:t>the effect</w:t>
        </w:r>
      </w:ins>
      <w:ins w:id="728" w:author="Williams, Hants A" w:date="2026-09-02T19:37:00Z" w16du:dateUtc="2026-09-02T23:37:00Z">
        <w:r w:rsidR="006C6897">
          <w:t xml:space="preserve"> either</w:t>
        </w:r>
      </w:ins>
      <w:ins w:id="729" w:author="Claude" w:date="2026-09-01T16:00:00Z">
        <w:r>
          <w:t xml:space="preserve"> weakens or disappears</w:t>
        </w:r>
      </w:ins>
      <w:ins w:id="730" w:author="Claude" w:date="2026-09-02T16:00:00Z">
        <w:r>
          <w:t xml:space="preserve"> (Table 7; leave-one-study-out and one-task-per-study results are given in Appendix 5)</w:t>
        </w:r>
      </w:ins>
      <w:ins w:id="731" w:author="Claude" w:date="2026-09-01T16:00:00Z">
        <w:r>
          <w:t>.</w:t>
        </w:r>
      </w:ins>
      <w:r>
        <w:t xml:space="preserve"> The claim this snapshot </w:t>
      </w:r>
      <w:ins w:id="732" w:author="Williams, Hants A" w:date="2026-09-02T19:38:00Z" w16du:dateUtc="2026-09-02T23:38:00Z">
        <w:r w:rsidR="006C6897">
          <w:t xml:space="preserve">thus </w:t>
        </w:r>
      </w:ins>
      <w:r>
        <w:t>supports</w:t>
      </w:r>
      <w:ins w:id="733" w:author="Williams, Hants A" w:date="2026-09-02T19:38:00Z" w16du:dateUtc="2026-09-02T23:38:00Z">
        <w:r w:rsidR="006C6897">
          <w:t xml:space="preserve"> is descriptive only, that </w:t>
        </w:r>
      </w:ins>
      <w:del w:id="734" w:author="Williams, Hants A" w:date="2026-09-02T19:38:00Z" w16du:dateUtc="2026-09-02T23:38:00Z">
        <w:r w:rsidDel="006C6897">
          <w:delText xml:space="preserve"> is descriptive: constrained extraction and classification tasks</w:delText>
        </w:r>
      </w:del>
      <w:ins w:id="735" w:author="Claude" w:date="2026-09-01T16:00:00Z">
        <w:del w:id="736" w:author="Williams, Hants A" w:date="2026-09-02T19:38:00Z" w16du:dateUtc="2026-09-02T23:38:00Z">
          <w:r w:rsidDel="006C6897">
            <w:delText xml:space="preserve">descriptive: </w:delText>
          </w:r>
        </w:del>
        <w:r>
          <w:t xml:space="preserve">well-defined extraction and </w:t>
        </w:r>
        <w:r>
          <w:lastRenderedPageBreak/>
          <w:t>classification tasks</w:t>
        </w:r>
      </w:ins>
      <w:r>
        <w:t xml:space="preserve"> routinely reach or exceed cloud-reference accuracy under current adaptation practice, </w:t>
      </w:r>
      <w:ins w:id="737" w:author="Williams, Hants A" w:date="2026-09-02T19:38:00Z" w16du:dateUtc="2026-09-02T23:38:00Z">
        <w:r w:rsidR="006C6897">
          <w:t xml:space="preserve">while </w:t>
        </w:r>
      </w:ins>
      <w:r>
        <w:t xml:space="preserve">open-domain exam-style QA </w:t>
      </w:r>
      <w:del w:id="738" w:author="Williams, Hants A" w:date="2026-09-02T19:38:00Z" w16du:dateUtc="2026-09-02T23:38:00Z">
        <w:r w:rsidDel="006C6897">
          <w:delText xml:space="preserve">does </w:delText>
        </w:r>
      </w:del>
      <w:ins w:id="739" w:author="Williams, Hants A" w:date="2026-09-02T19:38:00Z" w16du:dateUtc="2026-09-02T23:38:00Z">
        <w:r w:rsidR="006C6897">
          <w:t>do</w:t>
        </w:r>
        <w:r w:rsidR="006C6897">
          <w:t xml:space="preserve"> </w:t>
        </w:r>
      </w:ins>
      <w:r>
        <w:t>not, and the region between them is unordered on present evidence</w:t>
      </w:r>
      <w:commentRangeEnd w:id="716"/>
      <w:r>
        <w:rPr>
          <w:rStyle w:val="CommentReference"/>
          <w:sz w:val="24"/>
          <w:szCs w:val="24"/>
        </w:rPr>
        <w:commentReference w:id="716"/>
      </w:r>
      <w:commentRangeEnd w:id="717"/>
      <w:r>
        <w:rPr>
          <w:rStyle w:val="CommentReference"/>
          <w:sz w:val="24"/>
          <w:szCs w:val="24"/>
        </w:rPr>
        <w:commentReference w:id="717"/>
      </w:r>
      <w:r>
        <w:t>.</w:t>
      </w:r>
      <w:commentRangeEnd w:id="711"/>
      <w:r>
        <w:rPr>
          <w:rStyle w:val="CommentReference"/>
          <w:sz w:val="24"/>
          <w:szCs w:val="24"/>
        </w:rPr>
        <w:commentReference w:id="711"/>
      </w:r>
      <w:commentRangeEnd w:id="712"/>
      <w:r>
        <w:rPr>
          <w:rStyle w:val="CommentReference"/>
          <w:sz w:val="24"/>
          <w:szCs w:val="24"/>
        </w:rPr>
        <w:commentReference w:id="712"/>
      </w:r>
    </w:p>
    <w:p w14:paraId="6FFDB1D8" w14:textId="6B6CACEC" w:rsidR="00E80E7E" w:rsidRDefault="00000000">
      <w:pPr>
        <w:pStyle w:val="BodyText"/>
        <w:rPr>
          <w:del w:id="740" w:author="Claude" w:date="2026-09-02T16:00:00Z"/>
        </w:rPr>
      </w:pPr>
      <w:del w:id="741" w:author="Claude" w:date="2026-09-02T16:00:00Z">
        <w:r>
          <w:rPr>
            <w:b/>
            <w:bCs/>
          </w:rPr>
          <w:delText>Scoring-</w:delText>
        </w:r>
        <w:commentRangeStart w:id="742"/>
        <w:commentRangeStart w:id="743"/>
        <w:commentRangeStart w:id="744"/>
        <w:commentRangeStart w:id="745"/>
        <w:r>
          <w:rPr>
            <w:b/>
            <w:bCs/>
          </w:rPr>
          <w:delText xml:space="preserve">procedure audit </w:delText>
        </w:r>
      </w:del>
    </w:p>
    <w:p w14:paraId="729CAD77" w14:textId="77777777" w:rsidR="00E80E7E" w:rsidRDefault="00000000">
      <w:pPr>
        <w:pStyle w:val="BodyText"/>
        <w:rPr>
          <w:del w:id="746" w:author="Claude" w:date="2026-09-02T16:00:00Z"/>
        </w:rPr>
      </w:pPr>
      <w:del w:id="747" w:author="Claude" w:date="2026-09-02T16:00:00Z">
        <w:r>
          <w:delText xml:space="preserve">The audit covers the 22 axis-scoreable evaluation rows (the 21 unique tasks plus the quantization variant, which shares its parent’s task profile), i.e., 66 axis assignments. The outcome-blind re-score agreed with the published scores on 82% of rows for r, 82% for k, and 100% for o; Cohen’s κ was 0.71, 0.63, and 1.00 (linearly weighted: 0.77, 0.66, 1.00). </w:delText>
        </w:r>
      </w:del>
      <w:del w:id="748" w:author="Claude" w:date="2026-09-01T16:00:00Z">
        <w:r>
          <w:delText>These figures measure one rater’s consistency across sittings, not inter-rater reliability, and the conventional verbal benchmarks for κ are therefore not applied. More informative than the agreement level is its direction:</w:delText>
        </w:r>
      </w:del>
      <w:ins w:id="749" w:author="Claude" w:date="2026-09-01T16:00:00Z">
        <w:del w:id="750" w:author="Claude" w:date="2026-09-02T16:00:00Z">
          <w:r>
            <w:delText>These figures measure one rater’s consistency across sittings, not inter-rater reliability. More informative than the level of agreement is its direction:</w:delText>
          </w:r>
        </w:del>
      </w:ins>
      <w:del w:id="751" w:author="Claude" w:date="2026-09-02T16:00:00Z">
        <w:r>
          <w:delText xml:space="preserve"> all eight disagreements moved scores </w:delText>
        </w:r>
        <w:r>
          <w:rPr>
            <w:i/>
            <w:iCs/>
          </w:rPr>
          <w:delText>upward</w:delText>
        </w:r>
        <w:r>
          <w:delText xml:space="preserve"> on the blind pass (four on r: stress detection and binary biomedical classification from 1 to 2, DDXPlus diagnosis and treatment planning from 2 to 3; four on k: report labeling, depression detection, suicide detection, and impression generation from 1 to 2). </w:delText>
        </w:r>
      </w:del>
      <w:del w:id="752" w:author="Claude" w:date="2026-09-01T16:00:00Z">
        <w:r>
          <w:delText>Symmetric noise would scatter in both directions; a pooled 8–0 split has an exact two-sided sign-test p = 0.008, and Bowker’s test of marginal homogeneity [38] flags the k axis (χ² = 4.0, df = 1, p = 0.046; for r: χ² = 4.0, df = 2, p = 0.14). This is systematic drift in how the rubric was applied between sittings, concentrated at the r 1/2, r 2/3, and k 1/2 boundaries, and κ alone cannot see it.</w:delText>
        </w:r>
      </w:del>
      <w:ins w:id="753" w:author="Claude" w:date="2026-09-01T16:00:00Z">
        <w:del w:id="754" w:author="Claude" w:date="2026-09-02T16:00:00Z">
          <w:r>
            <w:delText>Random disagreement would scatter in both directions; a uniform 8–0 upward shift (exact sign-test p = 0.008; Bowker’s test flags the k axis, p = 0.046 [38]) indicates systematic drift in how the rubric was applied between sittings, concentrated at the r 1/2, r 2/3, and k 1/2 boundaries.</w:delText>
          </w:r>
        </w:del>
      </w:ins>
      <w:del w:id="755" w:author="Claude" w:date="2026-09-02T16:00:00Z">
        <w:r>
          <w:delText xml:space="preserve"> Three of the moved tasks (impression generation, DDXPlus diagnosis, treatment planning, all inside the envelope) cross the axis-sum 5/6 band boundary, which is what reverses the dichotomized association in Table </w:delText>
        </w:r>
      </w:del>
      <w:r w:rsidR="00E80E7E">
        <w:fldChar w:fldCharType="begin"/>
      </w:r>
      <w:r w:rsidR="00E80E7E">
        <w:instrText>HYPERLINK \l "tab:sensitivity" \h</w:instrText>
      </w:r>
      <w:r w:rsidR="00E80E7E">
        <w:fldChar w:fldCharType="separate"/>
      </w:r>
      <w:del w:id="756" w:author="Claude" w:date="2026-09-02T16:00:00Z">
        <w:r w:rsidR="00E80E7E">
          <w:rPr>
            <w:rStyle w:val="Hyperlink"/>
          </w:rPr>
          <w:delText>7</w:delText>
        </w:r>
      </w:del>
      <w:r w:rsidR="00E80E7E">
        <w:fldChar w:fldCharType="end"/>
      </w:r>
      <w:del w:id="757" w:author="Claude" w:date="2026-09-02T16:00:00Z">
        <w:r>
          <w:delText>. The practical conclusions are that the rubric language at those three boundaries needs sharpening before any multi-annotator study, and that analyses built on these scores must be read with the drift in view.</w:delText>
        </w:r>
      </w:del>
    </w:p>
    <w:p w14:paraId="7FB7B420" w14:textId="77777777" w:rsidR="00E80E7E" w:rsidRDefault="00000000">
      <w:pPr>
        <w:pStyle w:val="BodyText"/>
        <w:rPr>
          <w:del w:id="758" w:author="Claude" w:date="2026-09-02T16:00:00Z"/>
        </w:rPr>
      </w:pPr>
      <w:del w:id="759" w:author="Claude" w:date="2026-09-02T16:00:00Z">
        <w:r>
          <w:rPr>
            <w:b/>
            <w:bCs/>
          </w:rPr>
          <w:delText>Additional qualitative patterns</w:delText>
        </w:r>
      </w:del>
    </w:p>
    <w:p w14:paraId="4586203E" w14:textId="77777777" w:rsidR="00E80E7E" w:rsidRDefault="00000000">
      <w:pPr>
        <w:pStyle w:val="BodyText"/>
        <w:rPr>
          <w:del w:id="760" w:author="Claude" w:date="2026-09-02T16:00:00Z"/>
        </w:rPr>
      </w:pPr>
      <w:del w:id="761" w:author="Claude" w:date="2026-09-02T16:00:00Z">
        <w:r>
          <w:delText>Adaptation continues to act as an “envelope expander,” with the caveat that the largest effects come from the cluster where training-data overlap with the benchmark cannot be excluded. On DDXPlus differential diagnosis, the instruction-tuned 8B model outscored 3-shot GPT-4 by nearly 40 percentage points (97.5% vs. 58.1%; AR = 1.68); on clinical report extraction, a LoRA-tuned Llama-3.1-8B beat zero-shot GPT-4 by about four percentage points of exact match using only 100 training reports [44]; a LoRA-tuned Phi-3.5 at 2.7B parameters matched GPT-4o on drug–drug interaction prediction (AR = 0.99) [48]. Two within-band exceptions are instructive. Suicide risk detection (AR = 0.83) fell outside the envelope despite a low axis sum</w:delText>
        </w:r>
      </w:del>
      <w:del w:id="762" w:author="Claude" w:date="2026-09-01T16:00:00Z">
        <w:r>
          <w:delText>, most likely because detecting suicidal ideation requires sensitivity to implicit and ambiguous language cues that smaller models handle less reliably than they handle depression or stress detection on the same datasets; a per-axis reading (it is an r=2 task) fits the reasoning-axis gradient better than the axis-sum view does</w:delText>
        </w:r>
      </w:del>
      <w:ins w:id="763" w:author="Claude" w:date="2026-09-01T16:00:00Z">
        <w:del w:id="764" w:author="Claude" w:date="2026-09-02T16:00:00Z">
          <w:r>
            <w:delText>, likely because detecting suicidal ideation depends on implicit and ambiguous language cues that smaller models handle less reliably; as an r=2 task, it fits the reasoning-axis gradient better than the axis-sum view</w:delText>
          </w:r>
        </w:del>
      </w:ins>
      <w:del w:id="765" w:author="Claude" w:date="2026-09-02T16:00:00Z">
        <w:r>
          <w:delText>. Clinical triage (AR = 1.05 at axis sum 6) cuts the other way</w:delText>
        </w:r>
      </w:del>
      <w:del w:id="766" w:author="Claude" w:date="2026-09-01T16:00:00Z">
        <w:r>
          <w:delText>, suggesting that an instruction-tuned SLM can handle a high-complexity task when the output space stays constrained; both models scored only ~60% absolute, so the task is hard for every system involved.</w:delText>
        </w:r>
      </w:del>
      <w:ins w:id="767" w:author="Claude" w:date="2026-09-01T16:00:00Z">
        <w:del w:id="768" w:author="Claude" w:date="2026-09-02T16:00:00Z">
          <w:r>
            <w:delText>: an instruction-tuned SLM held its own on a high-complexity task with a constrained output space, though both models scored only ~60% absolute.</w:delText>
          </w:r>
        </w:del>
      </w:ins>
    </w:p>
    <w:p w14:paraId="458FC4AA" w14:textId="77777777" w:rsidR="00E80E7E" w:rsidRDefault="00000000">
      <w:pPr>
        <w:pStyle w:val="BodyText"/>
        <w:rPr>
          <w:del w:id="769" w:author="Claude" w:date="2026-09-02T16:00:00Z"/>
        </w:rPr>
      </w:pPr>
      <w:del w:id="770" w:author="Claude" w:date="2026-09-02T16:00:00Z">
        <w:r>
          <w:rPr>
            <w:b/>
            <w:bCs/>
          </w:rPr>
          <w:delText>The latency reporting gap..</w:delText>
        </w:r>
      </w:del>
    </w:p>
    <w:p w14:paraId="377874F1" w14:textId="77777777" w:rsidR="00E80E7E" w:rsidRDefault="00000000">
      <w:pPr>
        <w:pStyle w:val="BodyText"/>
        <w:rPr>
          <w:del w:id="771" w:author="Claude" w:date="2026-09-02T16:00:00Z"/>
        </w:rPr>
      </w:pPr>
      <w:del w:id="772" w:author="Claude" w:date="2026-09-02T16:00:00Z">
        <w:r>
          <w:delText>The most conspicuous gap in the source studies is the near-total absence of usable latency data. Across the thirteen studies examined (eleven extended-table sources plus the two additional vignette sources), only one, the pathology study of Vignette A [39], reports timing for both the local and the reference system in a form that supports the LE of Equation </w:delText>
        </w:r>
      </w:del>
      <w:r w:rsidR="00E80E7E">
        <w:fldChar w:fldCharType="begin"/>
      </w:r>
      <w:r w:rsidR="00E80E7E">
        <w:instrText>HYPERLINK \l "eq:le" \h</w:instrText>
      </w:r>
      <w:r w:rsidR="00E80E7E">
        <w:fldChar w:fldCharType="separate"/>
      </w:r>
      <w:del w:id="773" w:author="Claude" w:date="2026-09-02T16:00:00Z">
        <w:r w:rsidR="00E80E7E">
          <w:rPr>
            <w:rStyle w:val="Hyperlink"/>
          </w:rPr>
          <w:delText>[eq:le]</w:delText>
        </w:r>
      </w:del>
      <w:r w:rsidR="00E80E7E">
        <w:fldChar w:fldCharType="end"/>
      </w:r>
      <w:del w:id="774" w:author="Claude" w:date="2026-09-02T16:00:00Z">
        <w:r>
          <w:delText xml:space="preserve">. The summarization study [40] reports per-note times for all models but in single numbers whose measurement setting is ambiguous (for the two models it reports both ways, cloud and local times differ roughly 28-fold), and the wearable study [41] reports time-to-first-token for on-device models only. </w:delText>
        </w:r>
      </w:del>
      <w:del w:id="775" w:author="Claude" w:date="2026-09-01T16:00:00Z">
        <w:r>
          <w:delText>The rest report nothing quantitative or proxies that cannot support LE: aggregate API experiment costs ($2.30 versus $22.50), which reflect pricing tiers rather than speed [43]; a model selected “because of its faster inference speed” without a number [49]; per-paper times for the local models with the cloud reference untimed [45]; or a run-time analysis referenced to supplementary materials without quantitative timing in the paper [37].</w:delText>
        </w:r>
      </w:del>
      <w:ins w:id="776" w:author="Claude" w:date="2026-09-01T16:00:00Z">
        <w:del w:id="777" w:author="Claude" w:date="2026-09-02T16:00:00Z">
          <w:r>
            <w:delText>The remaining studies report either nothing quantitative or proxies that cannot support LE: aggregate API costs, unquantified claims of “faster inference,” or timings for only one side of the comparison [37], [43], [45], [49].</w:delText>
          </w:r>
        </w:del>
      </w:ins>
      <w:del w:id="778" w:author="Claude" w:date="2026-09-02T16:00:00Z">
        <w:r>
          <w:delText xml:space="preserve"> Because usable LE exists for one extended-table task, the extended application is effectively one-dimensional (AR only), and the two-metric envelope is exercised end-to-end only in Vignette A. The gap is not confined to a few papers; it reflects a field-wide norm in which accuracy is the evaluation dimension and operational efficiency, the quantity that determines whether a model is usable in a clinical workflow, goes unreported.</w:delText>
        </w:r>
      </w:del>
      <w:commentRangeEnd w:id="742"/>
      <w:r>
        <w:rPr>
          <w:rStyle w:val="CommentReference"/>
          <w:sz w:val="24"/>
          <w:szCs w:val="24"/>
        </w:rPr>
        <w:commentReference w:id="742"/>
      </w:r>
      <w:commentRangeEnd w:id="743"/>
      <w:r>
        <w:rPr>
          <w:rStyle w:val="CommentReference"/>
          <w:sz w:val="24"/>
          <w:szCs w:val="24"/>
        </w:rPr>
        <w:commentReference w:id="743"/>
      </w:r>
      <w:commentRangeEnd w:id="744"/>
      <w:r>
        <w:rPr>
          <w:rStyle w:val="CommentReference"/>
          <w:sz w:val="24"/>
          <w:szCs w:val="24"/>
        </w:rPr>
        <w:commentReference w:id="744"/>
      </w:r>
      <w:commentRangeEnd w:id="745"/>
      <w:r>
        <w:rPr>
          <w:rStyle w:val="CommentReference"/>
          <w:sz w:val="24"/>
          <w:szCs w:val="24"/>
        </w:rPr>
        <w:commentReference w:id="745"/>
      </w:r>
    </w:p>
    <w:p w14:paraId="65DDEFF5" w14:textId="77777777" w:rsidR="006C6897" w:rsidRDefault="00000000">
      <w:pPr>
        <w:pStyle w:val="BodyText"/>
        <w:rPr>
          <w:ins w:id="779" w:author="Williams, Hants A" w:date="2026-09-02T19:39:00Z" w16du:dateUtc="2026-09-02T23:39:00Z"/>
        </w:rPr>
      </w:pPr>
      <w:ins w:id="780" w:author="Claude" w:date="2026-09-02T16:00:00Z">
        <w:r>
          <w:t xml:space="preserve">Three further observations complete the picture. First, </w:t>
        </w:r>
        <w:del w:id="781" w:author="Williams, Hants A" w:date="2026-09-02T19:38:00Z" w16du:dateUtc="2026-09-02T23:38:00Z">
          <w:r w:rsidDel="006C6897">
            <w:delText>the</w:delText>
          </w:r>
        </w:del>
      </w:ins>
      <w:ins w:id="782" w:author="Williams, Hants A" w:date="2026-09-02T19:38:00Z" w16du:dateUtc="2026-09-02T23:38:00Z">
        <w:r w:rsidR="006C6897">
          <w:t>related to</w:t>
        </w:r>
      </w:ins>
      <w:ins w:id="783" w:author="Claude" w:date="2026-09-02T16:00:00Z">
        <w:r>
          <w:t xml:space="preserve"> scoring audit</w:t>
        </w:r>
        <w:del w:id="784" w:author="Williams, Hants A" w:date="2026-09-02T19:38:00Z" w16du:dateUtc="2026-09-02T23:38:00Z">
          <w:r w:rsidDel="006C6897">
            <w:delText>:</w:delText>
          </w:r>
        </w:del>
        <w:r>
          <w:t xml:space="preserve"> the outcome-blind re-score agreed with the published scores on 82% of rows for r, 82% for k, and 100% for o (κ = 0.71, 0.63, and 1.00), but all eight disagreements moved scores upward (exact sign-test p = 0.008; Bowker’s test flags the k axis, p = 0.046 [38]), a systematic drift concentrated at the r 1/2, r 2/3, and k 1/2 boundaries</w:t>
        </w:r>
      </w:ins>
      <w:ins w:id="785" w:author="Williams, Hants A" w:date="2026-09-02T19:39:00Z" w16du:dateUtc="2026-09-02T23:39:00Z">
        <w:r w:rsidR="006C6897">
          <w:t>.</w:t>
        </w:r>
      </w:ins>
      <w:ins w:id="786" w:author="Claude" w:date="2026-09-02T16:00:00Z">
        <w:del w:id="787" w:author="Williams, Hants A" w:date="2026-09-02T19:39:00Z" w16du:dateUtc="2026-09-02T23:39:00Z">
          <w:r w:rsidDel="006C6897">
            <w:delText>;</w:delText>
          </w:r>
        </w:del>
        <w:r>
          <w:t xml:space="preserve"> </w:t>
        </w:r>
      </w:ins>
      <w:ins w:id="788" w:author="Williams, Hants A" w:date="2026-09-02T19:39:00Z" w16du:dateUtc="2026-09-02T23:39:00Z">
        <w:r w:rsidR="006C6897">
          <w:t xml:space="preserve">While </w:t>
        </w:r>
      </w:ins>
      <w:ins w:id="789" w:author="Claude" w:date="2026-09-02T16:00:00Z">
        <w:r>
          <w:t xml:space="preserve">three of the moved tasks cross the axis-sum 5/6 boundary, which is what reverses the association in Table 7, so the rubric language needs sharpening at those boundaries before any multi-annotator study. </w:t>
        </w:r>
      </w:ins>
    </w:p>
    <w:p w14:paraId="0C9DDE27" w14:textId="77777777" w:rsidR="006C6897" w:rsidRDefault="00000000">
      <w:pPr>
        <w:pStyle w:val="BodyText"/>
        <w:rPr>
          <w:ins w:id="790" w:author="Williams, Hants A" w:date="2026-09-02T19:40:00Z" w16du:dateUtc="2026-09-02T23:40:00Z"/>
        </w:rPr>
      </w:pPr>
      <w:ins w:id="791" w:author="Claude" w:date="2026-09-02T16:00:00Z">
        <w:r>
          <w:t>Second, task adaptation acts as an envelope expander</w:t>
        </w:r>
      </w:ins>
      <w:ins w:id="792" w:author="Williams, Hants A" w:date="2026-09-02T19:39:00Z" w16du:dateUtc="2026-09-02T23:39:00Z">
        <w:r w:rsidR="006C6897">
          <w:t>, where</w:t>
        </w:r>
      </w:ins>
      <w:ins w:id="793" w:author="Claude" w:date="2026-09-02T16:00:00Z">
        <w:del w:id="794" w:author="Williams, Hants A" w:date="2026-09-02T19:39:00Z" w16du:dateUtc="2026-09-02T23:39:00Z">
          <w:r w:rsidDel="006C6897">
            <w:delText>:</w:delText>
          </w:r>
        </w:del>
        <w:r>
          <w:t xml:space="preserve"> the largest AR values in the snapshot come from task-adapted SLMs compared against prompted references, with the biggest gains in the MedS-Bench cluster</w:t>
        </w:r>
        <w:del w:id="795" w:author="Williams, Hants A" w:date="2026-09-02T19:39:00Z" w16du:dateUtc="2026-09-02T23:39:00Z">
          <w:r w:rsidDel="006C6897">
            <w:delText>, where training-data overlap with the benchmark cannot be ruled out</w:delText>
          </w:r>
        </w:del>
        <w:r>
          <w:t xml:space="preserve"> (Table 5, note a)</w:t>
        </w:r>
      </w:ins>
      <w:ins w:id="796" w:author="Williams, Hants A" w:date="2026-09-02T19:40:00Z" w16du:dateUtc="2026-09-02T23:40:00Z">
        <w:r w:rsidR="006C6897">
          <w:t>.</w:t>
        </w:r>
      </w:ins>
      <w:ins w:id="797" w:author="Claude" w:date="2026-09-02T16:00:00Z">
        <w:del w:id="798" w:author="Williams, Hants A" w:date="2026-09-02T19:40:00Z" w16du:dateUtc="2026-09-02T23:40:00Z">
          <w:r w:rsidDel="006C6897">
            <w:delText>;</w:delText>
          </w:r>
        </w:del>
        <w:r>
          <w:t xml:space="preserve"> </w:t>
        </w:r>
        <w:del w:id="799" w:author="Williams, Hants A" w:date="2026-09-02T19:40:00Z" w16du:dateUtc="2026-09-02T23:40:00Z">
          <w:r w:rsidDel="006C6897">
            <w:delText>and o</w:delText>
          </w:r>
        </w:del>
      </w:ins>
      <w:ins w:id="800" w:author="Williams, Hants A" w:date="2026-09-02T19:40:00Z" w16du:dateUtc="2026-09-02T23:40:00Z">
        <w:r w:rsidR="006C6897">
          <w:t>O</w:t>
        </w:r>
      </w:ins>
      <w:ins w:id="801" w:author="Claude" w:date="2026-09-02T16:00:00Z">
        <w:r>
          <w:t xml:space="preserve">ne of the two low-axis tasks that fell outside the envelope (suicide-risk detection, AR = 0.83) likely depends on implicit language cues that smaller models handle less reliably. </w:t>
        </w:r>
      </w:ins>
    </w:p>
    <w:p w14:paraId="11B0F480" w14:textId="6D1EDC13" w:rsidR="006650DE" w:rsidRDefault="00000000">
      <w:pPr>
        <w:pStyle w:val="BodyText"/>
        <w:rPr>
          <w:ins w:id="802" w:author="Claude" w:date="2026-09-02T16:00:00Z"/>
        </w:rPr>
      </w:pPr>
      <w:ins w:id="803" w:author="Claude" w:date="2026-09-02T16:00:00Z">
        <w:r>
          <w:t>Third, latency reporting is nearly absent</w:t>
        </w:r>
        <w:del w:id="804" w:author="Williams, Hants A" w:date="2026-09-02T19:40:00Z" w16du:dateUtc="2026-09-02T23:40:00Z">
          <w:r w:rsidDel="006C6897">
            <w:delText>:</w:delText>
          </w:r>
        </w:del>
      </w:ins>
      <w:ins w:id="805" w:author="Williams, Hants A" w:date="2026-09-02T19:40:00Z" w16du:dateUtc="2026-09-02T23:40:00Z">
        <w:r w:rsidR="006C6897">
          <w:t>.</w:t>
        </w:r>
      </w:ins>
      <w:ins w:id="806" w:author="Claude" w:date="2026-09-02T16:00:00Z">
        <w:r>
          <w:t xml:space="preserve"> </w:t>
        </w:r>
        <w:del w:id="807" w:author="Williams, Hants A" w:date="2026-09-02T19:40:00Z" w16du:dateUtc="2026-09-02T23:40:00Z">
          <w:r w:rsidDel="006C6897">
            <w:delText>o</w:delText>
          </w:r>
        </w:del>
      </w:ins>
      <w:ins w:id="808" w:author="Williams, Hants A" w:date="2026-09-02T19:40:00Z" w16du:dateUtc="2026-09-02T23:40:00Z">
        <w:r w:rsidR="006C6897">
          <w:t>O</w:t>
        </w:r>
      </w:ins>
      <w:ins w:id="809" w:author="Claude" w:date="2026-09-02T16:00:00Z">
        <w:r>
          <w:t>nly one of the thirteen studies reports timing for both systems in a form that supports LE, so the two-metric envelope is exercised end-to-end only in Vignette A and the extended analysis is effectively accuracy-only, a field-wide reporting gap that Section 4 proposes to fix.</w:t>
        </w:r>
      </w:ins>
    </w:p>
    <w:p w14:paraId="232B0A75" w14:textId="77777777" w:rsidR="00E80E7E" w:rsidRDefault="00000000">
      <w:pPr>
        <w:pStyle w:val="Heading1"/>
      </w:pPr>
      <w:bookmarkStart w:id="810" w:name="discussion-and-conclusion"/>
      <w:bookmarkEnd w:id="434"/>
      <w:bookmarkEnd w:id="635"/>
      <w:r>
        <w:rPr>
          <w:rStyle w:val="SectionNumber"/>
        </w:rPr>
        <w:t>4</w:t>
      </w:r>
      <w:r>
        <w:tab/>
        <w:t>Discussion and Conclusion</w:t>
      </w:r>
    </w:p>
    <w:p w14:paraId="1CBB3DDE" w14:textId="77777777" w:rsidR="00790D24" w:rsidRDefault="00000000">
      <w:pPr>
        <w:pStyle w:val="FirstParagraph"/>
        <w:rPr>
          <w:ins w:id="811" w:author="Williams, Hants A" w:date="2026-09-02T09:28:00Z" w16du:dateUtc="2026-09-02T13:28:00Z"/>
        </w:rPr>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w:t>
      </w:r>
      <w:del w:id="812" w:author="Williams, Hants A" w:date="2026-09-02T09:28:00Z" w16du:dateUtc="2026-09-02T13:28:00Z">
        <w:r>
          <w:delText>honest about its own</w:delText>
        </w:r>
      </w:del>
      <w:ins w:id="813" w:author="Williams, Hants A" w:date="2026-09-02T09:28:00Z" w16du:dateUtc="2026-09-02T13:28:00Z">
        <w:r>
          <w:t>explicit about</w:t>
        </w:r>
      </w:ins>
      <w:r>
        <w:t xml:space="preserve"> limit</w:t>
      </w:r>
      <w:ins w:id="814" w:author="Williams, Hants A" w:date="2026-09-02T09:28:00Z" w16du:dateUtc="2026-09-02T13:28:00Z">
        <w:r>
          <w:t>ations</w:t>
        </w:r>
      </w:ins>
      <w:del w:id="815" w:author="Williams, Hants A" w:date="2026-09-02T09:28:00Z" w16du:dateUtc="2026-09-02T13:28:00Z">
        <w:r>
          <w:delText>s</w:delText>
        </w:r>
      </w:del>
      <w:r>
        <w:t xml:space="preserve">: </w:t>
      </w:r>
      <w:ins w:id="816" w:author="Williams, Hants A" w:date="2026-09-02T09:28:00Z" w16du:dateUtc="2026-09-02T13:28:00Z">
        <w:r>
          <w:t xml:space="preserve">(1) </w:t>
        </w:r>
      </w:ins>
      <w:commentRangeStart w:id="817"/>
      <w:commentRangeStart w:id="818"/>
      <w:del w:id="819" w:author="Claude" w:date="2026-09-01T16:00:00Z">
        <w:r>
          <w:delText xml:space="preserve">constrained </w:delText>
        </w:r>
      </w:del>
      <w:ins w:id="820" w:author="Claude" w:date="2026-09-01T16:00:00Z">
        <w:r>
          <w:t xml:space="preserve">well-defined </w:t>
        </w:r>
      </w:ins>
      <w:commentRangeEnd w:id="817"/>
      <w:r>
        <w:rPr>
          <w:rStyle w:val="CommentReference"/>
          <w:sz w:val="24"/>
          <w:szCs w:val="24"/>
        </w:rPr>
        <w:commentReference w:id="817"/>
      </w:r>
      <w:commentRangeEnd w:id="818"/>
      <w:r>
        <w:rPr>
          <w:rStyle w:val="CommentReference"/>
          <w:sz w:val="24"/>
          <w:szCs w:val="24"/>
        </w:rPr>
        <w:commentReference w:id="818"/>
      </w:r>
      <w:r>
        <w:t>extraction and classification tasks routinely reach cloud-reference accuracy</w:t>
      </w:r>
      <w:ins w:id="821" w:author="Williams, Hants A" w:date="2026-09-02T09:28:00Z" w16du:dateUtc="2026-09-02T13:28:00Z">
        <w:r>
          <w:t xml:space="preserve"> while </w:t>
        </w:r>
      </w:ins>
      <w:del w:id="822" w:author="Williams, Hants A" w:date="2026-09-02T09:28:00Z" w16du:dateUtc="2026-09-02T13:28:00Z">
        <w:r>
          <w:delText xml:space="preserve">, </w:delText>
        </w:r>
      </w:del>
      <w:r>
        <w:t xml:space="preserve">open-domain </w:t>
      </w:r>
      <w:del w:id="823" w:author="Claude" w:date="2026-09-02T16:00:00Z">
        <w:r>
          <w:delText xml:space="preserve">exam-style QA does not, the </w:delText>
        </w:r>
      </w:del>
      <w:ins w:id="824" w:author="Claude" w:date="2026-09-02T16:00:00Z">
        <w:r>
          <w:t xml:space="preserve">exam-style QA does not, </w:t>
        </w:r>
      </w:ins>
      <w:ins w:id="825" w:author="Williams, Hants A" w:date="2026-09-02T09:28:00Z" w16du:dateUtc="2026-09-02T13:28:00Z">
        <w:r>
          <w:t xml:space="preserve">(2) </w:t>
        </w:r>
      </w:ins>
      <w:ins w:id="826" w:author="Claude" w:date="2026-09-02T16:00:00Z">
        <w:r>
          <w:t xml:space="preserve">the </w:t>
        </w:r>
      </w:ins>
      <w:r>
        <w:t>reasoning axis carries the clearest per-axis gradient, and</w:t>
      </w:r>
      <w:ins w:id="827" w:author="Williams, Hants A" w:date="2026-09-02T09:28:00Z" w16du:dateUtc="2026-09-02T13:28:00Z">
        <w:r>
          <w:t xml:space="preserve"> (3)</w:t>
        </w:r>
      </w:ins>
      <w:r>
        <w:t xml:space="preserve"> the middle of the task space is unordered on present evidence. </w:t>
      </w:r>
    </w:p>
    <w:p w14:paraId="453CFA3A" w14:textId="26B3C419" w:rsidR="00E80E7E" w:rsidRDefault="00000000">
      <w:pPr>
        <w:pStyle w:val="FirstParagraph"/>
      </w:pPr>
      <w:r>
        <w:t xml:space="preserve">SLMs are not simply weaker versions of </w:t>
      </w:r>
      <w:del w:id="828" w:author="Claude" w:date="2026-09-01T16:00:00Z">
        <w:r>
          <w:delText>cloud models but they function as efficient reasoning engines</w:delText>
        </w:r>
      </w:del>
      <w:ins w:id="829" w:author="Claude" w:date="2026-09-01T16:00:00Z">
        <w:r>
          <w:t>cloud models</w:t>
        </w:r>
      </w:ins>
      <w:ins w:id="830" w:author="Williams, Hants A" w:date="2026-09-02T09:28:00Z" w16du:dateUtc="2026-09-02T13:28:00Z">
        <w:del w:id="831" w:author="Claude" w:date="2026-09-02T16:00:00Z">
          <w:r>
            <w:delText>,</w:delText>
          </w:r>
        </w:del>
      </w:ins>
      <w:ins w:id="832" w:author="Claude" w:date="2026-09-02T16:00:00Z">
        <w:del w:id="833" w:author="Williams, Hants A" w:date="2026-09-02T19:40:00Z" w16du:dateUtc="2026-09-02T23:40:00Z">
          <w:r w:rsidDel="00AE34E1">
            <w:delText>;</w:delText>
          </w:r>
        </w:del>
      </w:ins>
      <w:ins w:id="834" w:author="Williams, Hants A" w:date="2026-09-02T19:40:00Z" w16du:dateUtc="2026-09-02T23:40:00Z">
        <w:r w:rsidR="00AE34E1">
          <w:t>,</w:t>
        </w:r>
      </w:ins>
      <w:ins w:id="835" w:author="Claude" w:date="2026-09-01T16:00:00Z">
        <w:del w:id="836" w:author="Williams, Hants A" w:date="2026-09-02T09:28:00Z" w16du:dateUtc="2026-09-02T13:28:00Z">
          <w:r>
            <w:delText>;</w:delText>
          </w:r>
        </w:del>
        <w:r>
          <w:t xml:space="preserve"> rather</w:t>
        </w:r>
      </w:ins>
      <w:ins w:id="837" w:author="Williams, Hants A" w:date="2026-09-02T09:28:00Z" w16du:dateUtc="2026-09-02T13:28:00Z">
        <w:r>
          <w:t xml:space="preserve"> </w:t>
        </w:r>
      </w:ins>
      <w:ins w:id="838" w:author="Claude" w:date="2026-09-01T16:00:00Z">
        <w:del w:id="839" w:author="Williams, Hants A" w:date="2026-09-02T09:28:00Z" w16du:dateUtc="2026-09-02T13:28:00Z">
          <w:r>
            <w:delText xml:space="preserve">, </w:delText>
          </w:r>
        </w:del>
        <w:r>
          <w:t>they can function as efficient reasoning engines</w:t>
        </w:r>
      </w:ins>
      <w:r>
        <w:t xml:space="preserve"> when given the right context. FIT-SLM-HC is a deployment triage layer on top of broader evaluation work, not a replacement for benchmarking, calibration, or safety assessment.</w:t>
      </w:r>
    </w:p>
    <w:p w14:paraId="68BC7B05" w14:textId="77777777" w:rsidR="00790D24" w:rsidRDefault="00000000">
      <w:pPr>
        <w:pStyle w:val="BodyText"/>
        <w:rPr>
          <w:ins w:id="840" w:author="Williams, Hants A" w:date="2026-09-02T09:29:00Z" w16du:dateUtc="2026-09-02T13:29:00Z"/>
        </w:rPr>
      </w:pPr>
      <w:commentRangeStart w:id="841"/>
      <w:commentRangeStart w:id="842"/>
      <w:r>
        <w:t xml:space="preserve">Model turnover strengthens rather than weakens the case for this kind of framework. </w:t>
      </w:r>
      <w:commentRangeEnd w:id="841"/>
      <w:r>
        <w:rPr>
          <w:rStyle w:val="CommentReference"/>
          <w:sz w:val="24"/>
          <w:szCs w:val="24"/>
        </w:rPr>
        <w:commentReference w:id="841"/>
      </w:r>
      <w:commentRangeEnd w:id="842"/>
      <w:r>
        <w:rPr>
          <w:rStyle w:val="CommentReference"/>
          <w:sz w:val="24"/>
          <w:szCs w:val="24"/>
        </w:rPr>
        <w:commentReference w:id="842"/>
      </w:r>
      <w:r>
        <w:t xml:space="preserve">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w:t>
      </w:r>
      <w:ins w:id="843" w:author="Williams, Hants A" w:date="2026-09-02T09:29:00Z" w16du:dateUtc="2026-09-02T13:29:00Z">
        <w:del w:id="844" w:author="Claude" w:date="2026-09-02T16:00:00Z">
          <w:r>
            <w:delText xml:space="preserve">The </w:delText>
          </w:r>
        </w:del>
      </w:ins>
      <w:r>
        <w:t>Vignette C makes the reference-standard index concrete</w:t>
      </w:r>
      <w:ins w:id="845" w:author="Williams, Hants A" w:date="2026-09-02T09:29:00Z" w16du:dateUtc="2026-09-02T13:29:00Z">
        <w:r>
          <w:t>, showing that</w:t>
        </w:r>
      </w:ins>
      <w:del w:id="846" w:author="Williams, Hants A" w:date="2026-09-02T09:29:00Z" w16du:dateUtc="2026-09-02T13:29:00Z">
        <w:r>
          <w:delText>:</w:delText>
        </w:r>
      </w:del>
      <w:r>
        <w:t xml:space="preserve"> the same model on the same task scores AR = 1.53 against its on-device comparator and 0.87 against the cloud baseline in the same benchmark table. </w:t>
      </w:r>
    </w:p>
    <w:p w14:paraId="4F586719" w14:textId="359C1BCF" w:rsidR="00E80E7E" w:rsidRDefault="00000000">
      <w:pPr>
        <w:pStyle w:val="BodyText"/>
      </w:pPr>
      <w:r>
        <w:lastRenderedPageBreak/>
        <w:t>Institutions should</w:t>
      </w:r>
      <w:ins w:id="847" w:author="Williams, Hants A" w:date="2026-09-02T09:29:00Z" w16du:dateUtc="2026-09-02T13:29:00Z">
        <w:r>
          <w:t xml:space="preserve"> </w:t>
        </w:r>
        <w:del w:id="848" w:author="Claude" w:date="2026-09-02T16:00:00Z">
          <w:r>
            <w:delText>begin if they</w:delText>
          </w:r>
        </w:del>
      </w:ins>
      <w:ins w:id="849" w:author="Claude" w:date="2026-09-02T16:00:00Z">
        <w:r>
          <w:t>begin, if they</w:t>
        </w:r>
      </w:ins>
      <w:ins w:id="850" w:author="Williams, Hants A" w:date="2026-09-02T09:29:00Z" w16du:dateUtc="2026-09-02T13:29:00Z">
        <w:r>
          <w:t xml:space="preserve"> don’t already, to</w:t>
        </w:r>
      </w:ins>
      <w:r>
        <w:t xml:space="preserve"> treat verdicts as perishable measurements to be recomputed when models or hardware change, </w:t>
      </w:r>
      <w:ins w:id="851" w:author="Williams, Hants A" w:date="2026-09-02T09:29:00Z" w16du:dateUtc="2026-09-02T13:29:00Z">
        <w:r>
          <w:t xml:space="preserve">and </w:t>
        </w:r>
      </w:ins>
      <w:r>
        <w:t>not as durable properties of task types. The durable parts of the framework are the measurement procedure and the directional mechanism (Tiers 1 and 2 in Section </w:t>
      </w:r>
      <w:hyperlink w:anchor="sec:scope">
        <w:r w:rsidR="00E80E7E">
          <w:rPr>
            <w:rStyle w:val="Hyperlink"/>
          </w:rPr>
          <w:t>2.3</w:t>
        </w:r>
      </w:hyperlink>
      <w:r>
        <w:t xml:space="preserve">). </w:t>
      </w:r>
      <w:del w:id="852" w:author="Claude" w:date="2026-09-01T16:00:00Z">
        <w:r>
          <w:delText>The expectation is likely that improving</w:delText>
        </w:r>
      </w:del>
      <w:ins w:id="853" w:author="Claude" w:date="2026-09-01T16:00:00Z">
        <w:del w:id="854" w:author="Williams, Hants A" w:date="2026-09-02T09:29:00Z" w16du:dateUtc="2026-09-02T13:29:00Z">
          <w:r>
            <w:delText>The</w:delText>
          </w:r>
        </w:del>
      </w:ins>
      <w:ins w:id="855" w:author="Williams, Hants A" w:date="2026-09-02T09:29:00Z" w16du:dateUtc="2026-09-02T13:29:00Z">
        <w:r>
          <w:t>Thi</w:t>
        </w:r>
      </w:ins>
      <w:ins w:id="856" w:author="Williams, Hants A" w:date="2026-09-02T09:30:00Z" w16du:dateUtc="2026-09-02T13:30:00Z">
        <w:r>
          <w:t>s aligns with the</w:t>
        </w:r>
      </w:ins>
      <w:ins w:id="857" w:author="Claude" w:date="2026-09-01T16:00:00Z">
        <w:r>
          <w:t xml:space="preserve"> expectation </w:t>
        </w:r>
        <w:del w:id="858" w:author="Williams, Hants A" w:date="2026-09-02T09:30:00Z" w16du:dateUtc="2026-09-02T13:30:00Z">
          <w:r>
            <w:delText xml:space="preserve">is </w:delText>
          </w:r>
        </w:del>
        <w:r>
          <w:t>that improving</w:t>
        </w:r>
      </w:ins>
      <w:r>
        <w:t xml:space="preserve"> small models will move the boundary outward.</w:t>
      </w:r>
    </w:p>
    <w:p w14:paraId="0D7816BB" w14:textId="5AA072E7" w:rsidR="00E80E7E" w:rsidRDefault="00000000">
      <w:pPr>
        <w:pStyle w:val="BodyText"/>
      </w:pPr>
      <w:r>
        <w:t>In practice, the framework comes down to three steps. First, score the candidate task on the (r, k, o) axes</w:t>
      </w:r>
      <w:ins w:id="859" w:author="Williams, Hants A" w:date="2026-09-02T09:30:00Z" w16du:dateUtc="2026-09-02T13:30:00Z">
        <w:del w:id="860" w:author="Claude" w:date="2026-09-02T16:00:00Z">
          <w:r>
            <w:delText xml:space="preserve"> which </w:delText>
          </w:r>
        </w:del>
      </w:ins>
      <w:ins w:id="861" w:author="Claude" w:date="2026-09-02T16:00:00Z">
        <w:r>
          <w:t xml:space="preserve">, which </w:t>
        </w:r>
      </w:ins>
      <w:del w:id="862" w:author="Williams, Hants A" w:date="2026-09-02T09:30:00Z" w16du:dateUtc="2026-09-02T13:30:00Z">
        <w:r>
          <w:delText xml:space="preserve">: this </w:delText>
        </w:r>
      </w:del>
      <w:r>
        <w:t>sets expectations, orders the evaluation queue, and flags where to look hardest</w:t>
      </w:r>
      <w:del w:id="863" w:author="Williams, Hants A" w:date="2026-09-02T09:30:00Z" w16du:dateUtc="2026-09-02T13:30:00Z">
        <w:r>
          <w:delText>; on present evidence it licenses no verdict by itself</w:delText>
        </w:r>
      </w:del>
      <w:r>
        <w:t>. Second, establish a reference standard on a small evaluation set</w:t>
      </w:r>
      <w:del w:id="864" w:author="Williams, Hants A" w:date="2026-09-02T09:30:00Z" w16du:dateUtc="2026-09-02T13:30:00Z">
        <w:r>
          <w:delText xml:space="preserve">, </w:delText>
        </w:r>
      </w:del>
      <w:ins w:id="865" w:author="Williams, Hants A" w:date="2026-09-02T09:30:00Z" w16du:dateUtc="2026-09-02T13:30:00Z">
        <w:r>
          <w:t xml:space="preserve"> and </w:t>
        </w:r>
      </w:ins>
      <w:del w:id="866" w:author="Williams, Hants A" w:date="2026-09-02T09:30:00Z" w16du:dateUtc="2026-09-02T13:30:00Z">
        <w:r>
          <w:delText xml:space="preserve">naming </w:delText>
        </w:r>
      </w:del>
      <w:ins w:id="867" w:author="Williams, Hants A" w:date="2026-09-02T09:30:00Z" w16du:dateUtc="2026-09-02T13:30:00Z">
        <w:r>
          <w:t xml:space="preserve">name </w:t>
        </w:r>
      </w:ins>
      <w:r>
        <w:t>the reference deliberately (Vignette C)</w:t>
      </w:r>
      <w:ins w:id="868" w:author="Williams, Hants A" w:date="2026-09-02T09:30:00Z" w16du:dateUtc="2026-09-02T13:30:00Z">
        <w:r>
          <w:t>.</w:t>
        </w:r>
      </w:ins>
      <w:del w:id="869" w:author="Williams, Hants A" w:date="2026-09-02T09:30:00Z" w16du:dateUtc="2026-09-02T13:30:00Z">
        <w:r>
          <w:delText>:</w:delText>
        </w:r>
      </w:del>
      <w:r>
        <w:t xml:space="preserve"> </w:t>
      </w:r>
      <w:del w:id="870" w:author="Williams, Hants A" w:date="2026-09-02T09:30:00Z" w16du:dateUtc="2026-09-02T13:30:00Z">
        <w:r>
          <w:delText xml:space="preserve">preferably </w:delText>
        </w:r>
      </w:del>
      <w:ins w:id="871" w:author="Williams, Hants A" w:date="2026-09-02T09:30:00Z" w16du:dateUtc="2026-09-02T13:30:00Z">
        <w:r>
          <w:t xml:space="preserve">Preferably </w:t>
        </w:r>
      </w:ins>
      <w:r>
        <w:t>a frontier cloud LLM under deployment conditions</w:t>
      </w:r>
      <w:ins w:id="872" w:author="Williams, Hants A" w:date="2026-09-02T09:30:00Z" w16du:dateUtc="2026-09-02T13:30:00Z">
        <w:r>
          <w:t xml:space="preserve"> is used for the reference</w:t>
        </w:r>
      </w:ins>
      <w:r>
        <w:t>, or</w:t>
      </w:r>
      <w:del w:id="873" w:author="Williams, Hants A" w:date="2026-09-02T09:30:00Z" w16du:dateUtc="2026-09-02T13:30:00Z">
        <w:r>
          <w:delText>,</w:delText>
        </w:r>
      </w:del>
      <w:r>
        <w:t xml:space="preserve"> where the realistic alternative is different</w:t>
      </w:r>
      <w:del w:id="874" w:author="Williams, Hants A" w:date="2026-09-02T09:31:00Z" w16du:dateUtc="2026-09-02T13:31:00Z">
        <w:r>
          <w:delText>,</w:delText>
        </w:r>
      </w:del>
      <w:del w:id="875" w:author="Claude" w:date="2026-09-02T16:00:00Z">
        <w:r>
          <w:delText xml:space="preserve"> that </w:delText>
        </w:r>
      </w:del>
      <w:ins w:id="876" w:author="Claude" w:date="2026-09-02T16:00:00Z">
        <w:r>
          <w:t xml:space="preserve">, </w:t>
        </w:r>
      </w:ins>
      <w:ins w:id="877" w:author="Williams, Hants A" w:date="2026-09-02T09:31:00Z" w16du:dateUtc="2026-09-02T13:31:00Z">
        <w:r>
          <w:t xml:space="preserve">the </w:t>
        </w:r>
      </w:ins>
      <w:r>
        <w:t>alternative</w:t>
      </w:r>
      <w:ins w:id="878" w:author="Williams, Hants A" w:date="2026-09-02T09:31:00Z" w16du:dateUtc="2026-09-02T13:31:00Z">
        <w:r>
          <w:t xml:space="preserve"> is</w:t>
        </w:r>
      </w:ins>
      <w:del w:id="879" w:author="Williams, Hants A" w:date="2026-09-02T09:31:00Z" w16du:dateUtc="2026-09-02T13:31:00Z">
        <w:r>
          <w:delText>,</w:delText>
        </w:r>
      </w:del>
      <w:r>
        <w:t xml:space="preserve"> clearly labeled. Third, run the candidate system on the same set and compute AR, LE, and the absolute latency check. The measurement in steps two and three renders the verdict; deploy only if the organization’s thresholds are met.</w:t>
      </w:r>
    </w:p>
    <w:p w14:paraId="4865142E" w14:textId="77777777" w:rsidR="00790D24" w:rsidRDefault="00000000">
      <w:pPr>
        <w:pStyle w:val="BodyText"/>
        <w:rPr>
          <w:ins w:id="880" w:author="Williams, Hants A" w:date="2026-09-02T09:31:00Z" w16du:dateUtc="2026-09-02T13:31:00Z"/>
        </w:rPr>
      </w:pPr>
      <w:r>
        <w:t>To make this procedure easier to apply, a companion open-source web tool [50]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790D24">
          <w:rPr>
            <w:rStyle w:val="Hyperlink"/>
          </w:rPr>
          <w:t>5</w:t>
        </w:r>
      </w:hyperlink>
      <w:r>
        <w:t xml:space="preserve">, and returns an envelope verdict against adjustable governance thresholds (inside; borderline, meaning within 0.05 below the AR threshold; or outside). </w:t>
      </w:r>
    </w:p>
    <w:p w14:paraId="530CC5F2" w14:textId="55D7870E" w:rsidR="00E80E7E"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3051342" w14:textId="77777777" w:rsidR="00790D24" w:rsidRDefault="00790D24">
      <w:pPr>
        <w:pStyle w:val="BodyText"/>
        <w:rPr>
          <w:ins w:id="881" w:author="Williams, Hants A" w:date="2026-09-02T09:32:00Z" w16du:dateUtc="2026-09-02T13:32:00Z"/>
        </w:rPr>
      </w:pPr>
      <w:ins w:id="882" w:author="Williams, Hants A" w:date="2026-09-02T09:31:00Z" w16du:dateUtc="2026-09-02T13:31:00Z">
        <w:r>
          <w:t xml:space="preserve">Lastly, </w:t>
        </w:r>
      </w:ins>
      <w:del w:id="883" w:author="Williams, Hants A" w:date="2026-09-02T09:31:00Z" w16du:dateUtc="2026-09-02T13:31:00Z">
        <w:r>
          <w:delText xml:space="preserve">Healthcare </w:delText>
        </w:r>
      </w:del>
      <w:ins w:id="884" w:author="Williams, Hants A" w:date="2026-09-02T09:31:00Z" w16du:dateUtc="2026-09-02T13:31:00Z">
        <w:r>
          <w:t xml:space="preserve">healthcare </w:t>
        </w:r>
      </w:ins>
      <w:r>
        <w:t xml:space="preserve">has several features that make this kind of structured assessment particularly necessary. The compliance picture is more nuanced than a simple local-versus-cloud dichotomy. As noted </w:t>
      </w:r>
      <w:del w:id="885" w:author="Williams, Hants A" w:date="2026-09-02T09:31:00Z" w16du:dateUtc="2026-09-02T13:31:00Z">
        <w:r>
          <w:delText xml:space="preserve">in </w:delText>
        </w:r>
      </w:del>
      <w:ins w:id="886" w:author="Williams, Hants A" w:date="2026-09-02T09:31:00Z" w16du:dateUtc="2026-09-02T13:31:00Z">
        <w:r>
          <w:t xml:space="preserve">previously in </w:t>
        </w:r>
      </w:ins>
      <w:r>
        <w:t xml:space="preserve">Section 1, cloud LLM endpoints can be operated under a Business Associate Agreement [8], [9], and de-identification pipelines can strip PHI before cloud transmission for certain task types [10]. Equally, local SLM deployment </w:t>
      </w:r>
      <w:ins w:id="887" w:author="Williams, Hants A" w:date="2026-09-02T09:32:00Z" w16du:dateUtc="2026-09-02T13:32:00Z">
        <w:r>
          <w:t xml:space="preserve">can </w:t>
        </w:r>
      </w:ins>
      <w:r>
        <w:t>eliminate</w:t>
      </w:r>
      <w:del w:id="888" w:author="Williams, Hants A" w:date="2026-09-02T09:32:00Z" w16du:dateUtc="2026-09-02T13:32:00Z">
        <w:r>
          <w:delText>s</w:delText>
        </w:r>
      </w:del>
      <w:r>
        <w:t xml:space="preserve"> the transmission vector but </w:t>
      </w:r>
      <w:del w:id="889" w:author="Williams, Hants A" w:date="2026-09-02T09:32:00Z" w16du:dateUtc="2026-09-02T13:32:00Z">
        <w:r>
          <w:delText xml:space="preserve">does </w:delText>
        </w:r>
      </w:del>
      <w:ins w:id="890" w:author="Williams, Hants A" w:date="2026-09-02T09:32:00Z" w16du:dateUtc="2026-09-02T13:32:00Z">
        <w:del w:id="891" w:author="Claude" w:date="2026-09-02T16:00:00Z">
          <w:r>
            <w:delText xml:space="preserve">do </w:delText>
          </w:r>
        </w:del>
      </w:ins>
      <w:ins w:id="892" w:author="Claude" w:date="2026-09-02T16:00:00Z">
        <w:r>
          <w:t xml:space="preserve">does </w:t>
        </w:r>
      </w:ins>
      <w:r>
        <w:t xml:space="preserve">not </w:t>
      </w:r>
      <w:del w:id="893" w:author="Williams, Hants A" w:date="2026-09-02T09:32:00Z" w16du:dateUtc="2026-09-02T13:32:00Z">
        <w:r>
          <w:delText xml:space="preserve">confer </w:delText>
        </w:r>
      </w:del>
      <w:ins w:id="894" w:author="Williams, Hants A" w:date="2026-09-02T09:32:00Z" w16du:dateUtc="2026-09-02T13:32:00Z">
        <w:r>
          <w:t xml:space="preserve">automatically </w:t>
        </w:r>
      </w:ins>
      <w:del w:id="895" w:author="Williams, Hants A" w:date="2026-09-02T09:32:00Z" w16du:dateUtc="2026-09-02T13:32:00Z">
        <w:r>
          <w:delText xml:space="preserve">automatic </w:delText>
        </w:r>
      </w:del>
      <w:ins w:id="896" w:author="Williams, Hants A" w:date="2026-09-02T09:32:00Z" w16du:dateUtc="2026-09-02T13:32:00Z">
        <w:r>
          <w:t xml:space="preserve">make it </w:t>
        </w:r>
      </w:ins>
      <w:del w:id="897" w:author="Williams, Hants A" w:date="2026-09-02T09:32:00Z" w16du:dateUtc="2026-09-02T13:32:00Z">
        <w:r>
          <w:delText>compliance</w:delText>
        </w:r>
      </w:del>
      <w:ins w:id="898" w:author="Williams, Hants A" w:date="2026-09-02T09:32:00Z" w16du:dateUtc="2026-09-02T13:32:00Z">
        <w:r>
          <w:t>compliant</w:t>
        </w:r>
      </w:ins>
      <w:r>
        <w:t xml:space="preserve">: the HIPAA Security Rule still requires access controls, encryption, audit logging, and workforce training on any system that touches PHI [13]. </w:t>
      </w:r>
    </w:p>
    <w:p w14:paraId="2C12AFBB" w14:textId="545AD194" w:rsidR="00E80E7E" w:rsidRDefault="00000000">
      <w:pPr>
        <w:pStyle w:val="BodyText"/>
      </w:pPr>
      <w:r>
        <w:t>FIT-SLM-HC does not make compliance determinations</w:t>
      </w:r>
      <w:ins w:id="899" w:author="Williams, Hants A" w:date="2026-09-02T09:32:00Z" w16du:dateUtc="2026-09-02T13:32:00Z">
        <w:r>
          <w:t>, but</w:t>
        </w:r>
      </w:ins>
      <w:del w:id="900" w:author="Williams, Hants A" w:date="2026-09-02T09:32:00Z" w16du:dateUtc="2026-09-02T13:32:00Z">
        <w:r>
          <w:delText>.</w:delText>
        </w:r>
      </w:del>
      <w:r>
        <w:t xml:space="preserve"> </w:t>
      </w:r>
      <w:del w:id="901" w:author="Williams, Hants A" w:date="2026-09-02T09:32:00Z" w16du:dateUtc="2026-09-02T13:32:00Z">
        <w:r>
          <w:delText xml:space="preserve">Its </w:delText>
        </w:r>
      </w:del>
      <w:ins w:id="902" w:author="Williams, Hants A" w:date="2026-09-02T09:32:00Z" w16du:dateUtc="2026-09-02T13:32:00Z">
        <w:del w:id="903" w:author="Claude" w:date="2026-09-02T16:00:00Z">
          <w:r>
            <w:delText xml:space="preserve">it’s primary </w:delText>
          </w:r>
        </w:del>
      </w:ins>
      <w:ins w:id="904" w:author="Claude" w:date="2026-09-02T16:00:00Z">
        <w:r>
          <w:t xml:space="preserve">its primary </w:t>
        </w:r>
      </w:ins>
      <w:r>
        <w:t>role is to quantify the performance side of the trade-off so that organizations</w:t>
      </w:r>
      <w:ins w:id="905" w:author="Williams, Hants A" w:date="2026-09-02T09:32:00Z" w16du:dateUtc="2026-09-02T13:32:00Z">
        <w:r>
          <w:t xml:space="preserve"> </w:t>
        </w:r>
      </w:ins>
      <w:del w:id="906" w:author="Williams, Hants A" w:date="2026-09-02T09:32:00Z" w16du:dateUtc="2026-09-02T13:32:00Z">
        <w:r>
          <w:delText xml:space="preserve">, once they have addressed the regulatory requirements for whichever path they choose, </w:delText>
        </w:r>
      </w:del>
      <w:r>
        <w:t xml:space="preserve">can make an informed decision about whether the local model is accurate and fast enough for the task at hand. The clinical risk spectrum is also </w:t>
      </w:r>
      <w:del w:id="907" w:author="Claude" w:date="2026-09-01T16:00:00Z">
        <w:r>
          <w:delText>wide, as an a SLM prediction error</w:delText>
        </w:r>
      </w:del>
      <w:ins w:id="908" w:author="Claude" w:date="2026-09-01T16:00:00Z">
        <w:r>
          <w:t>wide</w:t>
        </w:r>
      </w:ins>
      <w:ins w:id="909" w:author="Williams, Hants A" w:date="2026-09-02T09:32:00Z" w16du:dateUtc="2026-09-02T13:32:00Z">
        <w:r>
          <w:t>,</w:t>
        </w:r>
      </w:ins>
      <w:ins w:id="910" w:author="Claude" w:date="2026-09-01T16:00:00Z">
        <w:del w:id="911" w:author="Williams, Hants A" w:date="2026-09-02T09:32:00Z" w16du:dateUtc="2026-09-02T13:32:00Z">
          <w:r>
            <w:delText>:</w:delText>
          </w:r>
        </w:del>
        <w:r>
          <w:t xml:space="preserve"> </w:t>
        </w:r>
      </w:ins>
      <w:ins w:id="912" w:author="Williams, Hants A" w:date="2026-09-02T09:33:00Z" w16du:dateUtc="2026-09-02T13:33:00Z">
        <w:r>
          <w:t xml:space="preserve">as </w:t>
        </w:r>
      </w:ins>
      <w:ins w:id="913" w:author="Claude" w:date="2026-09-01T16:00:00Z">
        <w:r>
          <w:t>an SLM prediction error</w:t>
        </w:r>
      </w:ins>
      <w:r>
        <w:t xml:space="preserve"> on a wearable wellness score is not equivalent to a missed medication in a discharge summary. The framework keeps those concerns separate</w:t>
      </w:r>
      <w:del w:id="914" w:author="Williams, Hants A" w:date="2026-09-02T09:33:00Z" w16du:dateUtc="2026-09-02T13:33:00Z">
        <w:r>
          <w:delText>,</w:delText>
        </w:r>
      </w:del>
      <w:r>
        <w:t xml:space="preserv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w:t>
      </w:r>
      <w:r>
        <w:lastRenderedPageBreak/>
        <w:t>this by letting organizations set thresholds based on how feasible human-in-the-loop oversight is for a given task.</w:t>
      </w:r>
    </w:p>
    <w:p w14:paraId="63EC521A" w14:textId="77777777" w:rsidR="00E80E7E" w:rsidRDefault="00000000">
      <w:pPr>
        <w:pStyle w:val="BodyText"/>
        <w:rPr>
          <w:del w:id="915" w:author="Claude" w:date="2026-09-01T16:00:00Z"/>
        </w:rPr>
      </w:pPr>
      <w:commentRangeStart w:id="916"/>
      <w:commentRangeStart w:id="917"/>
      <w:del w:id="918" w:author="Claude" w:date="2026-09-01T16:00:00Z">
        <w:r>
          <w:delText>FIT-SLM-HC applies to redesigned workflows too, not just tasks as originally scoped. Retrieval augmentation (supplying the model with relevant reference text in the prompt at question time [24]), constrained forms, structured extraction targets, and templated outputs can all lower the effective knowledge or output burden of a task and pull it toward the envelope. Fallback rules such as abstention or human escalation do not eliminate risk, but they can shift the practical threshold at which a borderline task becomes deployable. Per-query routing and cascading (Section </w:delText>
        </w:r>
      </w:del>
      <w:r>
        <w:fldChar w:fldCharType="begin"/>
      </w:r>
      <w:r>
        <w:instrText>HYPERLINK \l "sec:related" \h</w:instrText>
      </w:r>
      <w:r>
        <w:fldChar w:fldCharType="separate"/>
      </w:r>
      <w:del w:id="919" w:author="Claude" w:date="2026-09-01T16:00:00Z">
        <w:r>
          <w:rPr>
            <w:rStyle w:val="Hyperlink"/>
          </w:rPr>
          <w:delText>1.1</w:delText>
        </w:r>
      </w:del>
      <w:r>
        <w:fldChar w:fldCharType="end"/>
      </w:r>
      <w:del w:id="920" w:author="Claude" w:date="2026-09-01T16:00:00Z">
        <w:r>
          <w:delText>) can then operate inside the region a task-level analysis clears for local deployment.</w:delText>
        </w:r>
      </w:del>
      <w:commentRangeEnd w:id="916"/>
      <w:r>
        <w:rPr>
          <w:rStyle w:val="CommentReference"/>
          <w:sz w:val="24"/>
          <w:szCs w:val="24"/>
        </w:rPr>
        <w:commentReference w:id="916"/>
      </w:r>
      <w:commentRangeEnd w:id="917"/>
      <w:r>
        <w:rPr>
          <w:rStyle w:val="CommentReference"/>
          <w:sz w:val="24"/>
          <w:szCs w:val="24"/>
        </w:rPr>
        <w:commentReference w:id="917"/>
      </w:r>
    </w:p>
    <w:p w14:paraId="7C169FFC" w14:textId="77777777" w:rsidR="00E80E7E" w:rsidRDefault="00000000">
      <w:pPr>
        <w:pStyle w:val="BodyText"/>
        <w:rPr>
          <w:del w:id="921" w:author="Claude" w:date="2026-09-01T16:00:00Z"/>
        </w:rPr>
      </w:pPr>
      <w:commentRangeStart w:id="922"/>
      <w:commentRangeStart w:id="923"/>
      <w:del w:id="924" w:author="Claude" w:date="2026-09-01T16:00:00Z">
        <w:r>
          <w:delText>The framework is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delText>
        </w:r>
      </w:del>
      <w:commentRangeEnd w:id="922"/>
      <w:r>
        <w:rPr>
          <w:rStyle w:val="CommentReference"/>
          <w:sz w:val="24"/>
          <w:szCs w:val="24"/>
        </w:rPr>
        <w:commentReference w:id="922"/>
      </w:r>
      <w:commentRangeEnd w:id="923"/>
      <w:r>
        <w:rPr>
          <w:rStyle w:val="CommentReference"/>
          <w:sz w:val="24"/>
          <w:szCs w:val="24"/>
        </w:rPr>
        <w:commentReference w:id="923"/>
      </w:r>
    </w:p>
    <w:p w14:paraId="0B048002" w14:textId="77777777" w:rsidR="00E80E7E" w:rsidRDefault="00000000">
      <w:pPr>
        <w:pStyle w:val="BodyText"/>
      </w:pPr>
      <w:r>
        <w:rPr>
          <w:b/>
          <w:bCs/>
        </w:rPr>
        <w:t>Limitations</w:t>
      </w:r>
    </w:p>
    <w:p w14:paraId="46AF9123" w14:textId="3F3F359A" w:rsidR="00E80E7E" w:rsidRDefault="00000000">
      <w:pPr>
        <w:pStyle w:val="BodyText"/>
      </w:pPr>
      <w:r>
        <w:t xml:space="preserve">The axis scoring is currently single-rater. A blinded multi-annotator study, with rubric language sharpened at the r 1/2, r 2/3, and k 1/2 </w:t>
      </w:r>
      <w:del w:id="925" w:author="Claude" w:date="2026-09-01T16:00:00Z">
        <w:r>
          <w:delText>boundaries is required before</w:delText>
        </w:r>
      </w:del>
      <w:ins w:id="926" w:author="Claude" w:date="2026-09-01T16:00:00Z">
        <w:r>
          <w:t>boundaries, is required before</w:t>
        </w:r>
      </w:ins>
      <w:r>
        <w:t xml:space="preserve"> the axis scores can be treated as </w:t>
      </w:r>
      <w:del w:id="927" w:author="Claude" w:date="2026-09-01T16:00:00Z">
        <w:r>
          <w:delText>measurements. Second, the 11 source studies</w:delText>
        </w:r>
      </w:del>
      <w:ins w:id="928" w:author="Claude" w:date="2026-09-01T16:00:00Z">
        <w:r>
          <w:t>measurements. The 11 source studies</w:t>
        </w:r>
      </w:ins>
      <w:r>
        <w:t xml:space="preserve"> were identified by convenience search, with the 22 tasks clustered by source (seven from one study and one SLM checkpoint). </w:t>
      </w:r>
      <w:del w:id="929" w:author="Claude" w:date="2026-09-01T16:00:00Z">
        <w:r>
          <w:delText>Third, most SLM entries</w:delText>
        </w:r>
      </w:del>
      <w:ins w:id="930" w:author="Claude" w:date="2026-09-01T16:00:00Z">
        <w:r>
          <w:t>Most SLM entries</w:t>
        </w:r>
      </w:ins>
      <w:r>
        <w:t xml:space="preserve">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w:t>
      </w:r>
      <w:del w:id="931" w:author="Claude" w:date="2026-09-01T16:00:00Z">
        <w:r>
          <w:delText>Fourth, AR is computed</w:delText>
        </w:r>
      </w:del>
      <w:ins w:id="932" w:author="Claude" w:date="2026-09-01T16:00:00Z">
        <w:r>
          <w:t>AR is also computed</w:t>
        </w:r>
      </w:ins>
      <w:r>
        <w:t xml:space="preserve"> across incommensurable metric families (F1, accuracy, exact match, ROUGE-1, BERTScore, Likert, a composite utility), Likert-based AR in particular is illustrative only, and the composite Dutch-language row aggregates 28 heterogeneous tasks. </w:t>
      </w:r>
      <w:del w:id="933" w:author="Claude" w:date="2026-09-01T16:00:00Z">
        <w:r>
          <w:delText>Fifth, LE exists for one</w:delText>
        </w:r>
      </w:del>
      <w:ins w:id="934" w:author="Claude" w:date="2026-09-01T16:00:00Z">
        <w:r>
          <w:t>Usable LE exists for one</w:t>
        </w:r>
      </w:ins>
      <w:r>
        <w:t xml:space="preserv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1D2157C" w14:textId="77777777" w:rsidR="00A8534C" w:rsidRDefault="00000000">
      <w:pPr>
        <w:pStyle w:val="BodyText"/>
        <w:rPr>
          <w:ins w:id="935" w:author="Claude" w:date="2026-09-01T16:00:00Z"/>
        </w:rPr>
      </w:pPr>
      <w:ins w:id="936" w:author="Claude" w:date="2026-09-01T16:00:00Z">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ins>
    </w:p>
    <w:p w14:paraId="585FBF55" w14:textId="77777777" w:rsidR="00E80E7E" w:rsidRPr="00991188" w:rsidRDefault="00000000">
      <w:pPr>
        <w:pStyle w:val="BodyText"/>
        <w:rPr>
          <w:i/>
          <w:iCs/>
        </w:rPr>
      </w:pPr>
      <w:r>
        <w:rPr>
          <w:i/>
          <w:iCs/>
        </w:rPr>
        <w:t>Latency reporting in healthcare AI benchmarks..</w:t>
      </w:r>
    </w:p>
    <w:p w14:paraId="6C3C14FD" w14:textId="7D10F005" w:rsidR="00E80E7E" w:rsidRDefault="00000000">
      <w:pPr>
        <w:pStyle w:val="BodyText"/>
      </w:pPr>
      <w:r>
        <w:t>FIT-SLM-HC treats AR and LE as co-equal governance signals, yet only one of the thirteen studies examined reports timing for both systems in a form that allows LE computation, and only two others report timing for even one side of the comparison.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31B9F692" w14:textId="03C9BA35" w:rsidR="00292C77" w:rsidRDefault="00292C77">
      <w:pPr>
        <w:pStyle w:val="BodyText"/>
        <w:rPr>
          <w:ins w:id="937" w:author="Williams, Hants A" w:date="2026-09-02T09:33:00Z" w16du:dateUtc="2026-09-02T13:33:00Z"/>
        </w:rPr>
      </w:pPr>
      <w:ins w:id="938" w:author="Williams, Hants A" w:date="2026-09-02T09:33:00Z" w16du:dateUtc="2026-09-02T13:33:00Z">
        <w:r>
          <w:rPr>
            <w:b/>
            <w:bCs/>
          </w:rPr>
          <w:t>Conclusion</w:t>
        </w:r>
      </w:ins>
    </w:p>
    <w:p w14:paraId="57FE2A71" w14:textId="695D0C9E" w:rsidR="00E80E7E" w:rsidRDefault="00000000">
      <w:pPr>
        <w:pStyle w:val="BodyText"/>
      </w:pPr>
      <w:r>
        <w:t xml:space="preserve">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w:t>
      </w:r>
      <w:r>
        <w:lastRenderedPageBreak/>
        <w:t>(preserving privacy and cutting cost), to avoid them where they would introduce clinical risk, and to remake that decision each time the available models change.</w:t>
      </w:r>
    </w:p>
    <w:p w14:paraId="4CAF068B" w14:textId="77777777" w:rsidR="00E80E7E" w:rsidRDefault="00000000">
      <w:pPr>
        <w:pStyle w:val="Heading1"/>
      </w:pPr>
      <w:bookmarkStart w:id="939" w:name="declarations"/>
      <w:bookmarkEnd w:id="810"/>
      <w:r>
        <w:t>Declarations</w:t>
      </w:r>
    </w:p>
    <w:p w14:paraId="719AE600" w14:textId="77777777" w:rsidR="00E80E7E" w:rsidRDefault="00000000">
      <w:pPr>
        <w:pStyle w:val="Heading2"/>
      </w:pPr>
      <w:bookmarkStart w:id="940" w:name="funding"/>
      <w:r>
        <w:t>Funding</w:t>
      </w:r>
    </w:p>
    <w:p w14:paraId="5E76703B" w14:textId="77777777" w:rsidR="00E80E7E" w:rsidRDefault="00000000">
      <w:pPr>
        <w:pStyle w:val="FirstParagraph"/>
      </w:pPr>
      <w:r>
        <w:t>This work received no specific funding from any public, commercial, or not-for-profit agency.</w:t>
      </w:r>
    </w:p>
    <w:p w14:paraId="00BC665F" w14:textId="77777777" w:rsidR="00E80E7E" w:rsidRDefault="00000000">
      <w:pPr>
        <w:pStyle w:val="Heading2"/>
      </w:pPr>
      <w:bookmarkStart w:id="941" w:name="competing-interests"/>
      <w:bookmarkEnd w:id="940"/>
      <w:r>
        <w:t>Competing Interests</w:t>
      </w:r>
    </w:p>
    <w:p w14:paraId="56B0034E" w14:textId="77777777" w:rsidR="00E80E7E" w:rsidRDefault="00000000">
      <w:pPr>
        <w:pStyle w:val="FirstParagraph"/>
      </w:pPr>
      <w:r>
        <w:t>The author declares no competing interests.</w:t>
      </w:r>
    </w:p>
    <w:p w14:paraId="397BBB67" w14:textId="77777777" w:rsidR="00E80E7E" w:rsidRDefault="00000000">
      <w:pPr>
        <w:pStyle w:val="Heading2"/>
      </w:pPr>
      <w:bookmarkStart w:id="942" w:name="ethics-approval"/>
      <w:bookmarkEnd w:id="941"/>
      <w:r>
        <w:t>Ethics Approval</w:t>
      </w:r>
    </w:p>
    <w:p w14:paraId="5AD12B38" w14:textId="77777777" w:rsidR="00E80E7E" w:rsidRDefault="00000000">
      <w:pPr>
        <w:pStyle w:val="FirstParagraph"/>
      </w:pPr>
      <w:r>
        <w:t>Not applicable. This study analyzed previously published, aggregate benchmark results; no human participants, patient records, or identifiable data were involved.</w:t>
      </w:r>
    </w:p>
    <w:p w14:paraId="2573E427" w14:textId="77777777" w:rsidR="00E80E7E" w:rsidRDefault="00000000">
      <w:pPr>
        <w:pStyle w:val="Heading2"/>
      </w:pPr>
      <w:bookmarkStart w:id="943" w:name="author-contributions"/>
      <w:bookmarkEnd w:id="942"/>
      <w:r>
        <w:t>Author Contributions</w:t>
      </w:r>
    </w:p>
    <w:p w14:paraId="6A0479B7" w14:textId="77777777" w:rsidR="00E80E7E" w:rsidRDefault="00000000">
      <w:pPr>
        <w:pStyle w:val="FirstParagraph"/>
      </w:pPr>
      <w:r>
        <w:t>H.W. conceived the framework, performed the literature identification and task scoring, conducted the analyses, developed the companion tool, and wrote the manuscript.</w:t>
      </w:r>
    </w:p>
    <w:p w14:paraId="48BE619C" w14:textId="77777777" w:rsidR="00E80E7E" w:rsidRDefault="00000000">
      <w:pPr>
        <w:pStyle w:val="Heading2"/>
      </w:pPr>
      <w:bookmarkStart w:id="944" w:name="use-of-artificial-intelligence"/>
      <w:bookmarkEnd w:id="943"/>
      <w:r>
        <w:t>Use of Artificial Intelligence</w:t>
      </w:r>
    </w:p>
    <w:p w14:paraId="4AB36860" w14:textId="77777777" w:rsidR="00E80E7E" w:rsidRDefault="00000000">
      <w:pPr>
        <w:pStyle w:val="FirstParagraph"/>
      </w:pPr>
      <w:r>
        <w:t>Generative AI (Anthropic Claude) assisted with drafting, reference verification, and figure generation; the author verified all content and takes full responsibility.</w:t>
      </w:r>
    </w:p>
    <w:p w14:paraId="5FB80862" w14:textId="77777777" w:rsidR="00E80E7E" w:rsidRDefault="00000000">
      <w:pPr>
        <w:pStyle w:val="Heading2"/>
      </w:pPr>
      <w:bookmarkStart w:id="945" w:name="data-availability"/>
      <w:bookmarkEnd w:id="944"/>
      <w:r>
        <w:t>Data Availability</w:t>
      </w:r>
    </w:p>
    <w:p w14:paraId="32268BD1" w14:textId="77777777" w:rsidR="00E80E7E"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13">
        <w:r w:rsidR="00E80E7E">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3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4">
        <w:r w:rsidR="00E80E7E">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BCEA034" w14:textId="77777777" w:rsidR="00E80E7E" w:rsidRDefault="00000000">
      <w:pPr>
        <w:pStyle w:val="Heading1"/>
      </w:pPr>
      <w:bookmarkStart w:id="946" w:name="app:tests"/>
      <w:bookmarkEnd w:id="939"/>
      <w:bookmarkEnd w:id="945"/>
      <w:r>
        <w:rPr>
          <w:rStyle w:val="SectionNumber"/>
        </w:rPr>
        <w:t>5</w:t>
      </w:r>
      <w:r>
        <w:tab/>
        <w:t>Exploratory Association Tests</w:t>
      </w:r>
    </w:p>
    <w:p w14:paraId="10E4A51D" w14:textId="77777777" w:rsidR="00E80E7E" w:rsidRDefault="00000000">
      <w:pPr>
        <w:pStyle w:val="FirstParagraph"/>
      </w:pPr>
      <w:r>
        <w:t xml:space="preserve">This appendix reports the formal association statistics between axis sum and envelope membership. They are labeled exploratory because three conditions for valid inference fail </w:t>
      </w:r>
      <w:r>
        <w:lastRenderedPageBreak/>
        <w:t>here: the observations cluster by source study (Section </w:t>
      </w:r>
      <w:hyperlink w:anchor="sec:methods-retro">
        <w:r w:rsidR="00E80E7E">
          <w:rPr>
            <w:rStyle w:val="Hyperlink"/>
          </w:rPr>
          <w:t>3.1</w:t>
        </w:r>
      </w:hyperlink>
      <w:r>
        <w:t>), the published axis scores were not assigned blind to the outcome, and the high-axis region contains too few tasks for the tests to be stable (Table </w:t>
      </w:r>
      <w:hyperlink w:anchor="tab:sensitivity">
        <w:r w:rsidR="00E80E7E">
          <w:rPr>
            <w:rStyle w:val="Hyperlink"/>
          </w:rPr>
          <w:t>7</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2E9F022F" w14:textId="77777777" w:rsidR="00E80E7E"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E80E7E">
          <w:rPr>
            <w:rStyle w:val="Hyperlink"/>
          </w:rPr>
          <w:t>7</w:t>
        </w:r>
      </w:hyperlink>
      <w:r>
        <w:t xml:space="preserve">). </w:t>
      </w:r>
      <w:ins w:id="947" w:author="Claude" w:date="2026-09-02T16:00:00Z">
        <w:r>
          <w:t xml:space="preserve">Leave-one-study-out deletion leaves the Fisher p above 0.05 in every one of the ten study-deletion subsets (range 0.051–0.284), with the trend statistic weakening most when the exam-QA study (CA p = 0.086) or the MedS-Bench cluster (CA p = 0.071) is removed; across all 126 one-task-per-study subsamples (10 tasks each), the trend p-value has median 0.036 (range 0.004–0.440) and falls below 0.05 in 78 of 126, while the Fisher p has median 0.20. </w:t>
        </w:r>
      </w:ins>
      <w:r>
        <w:t xml:space="preserve">Regenerated outputs for every analysis in this appendix, including the leave-one-study-out and one-task-per-study enumerations, are in </w:t>
      </w:r>
      <w:r>
        <w:rPr>
          <w:rStyle w:val="VerbatimChar"/>
        </w:rPr>
        <w:t>aug28/analysis/outputs/</w:t>
      </w:r>
      <w:r>
        <w:t xml:space="preserve"> in the companion repository.</w:t>
      </w:r>
    </w:p>
    <w:p w14:paraId="238F37C0" w14:textId="77777777" w:rsidR="00A8534C" w:rsidRDefault="00000000">
      <w:pPr>
        <w:pStyle w:val="Heading1"/>
        <w:rPr>
          <w:ins w:id="948" w:author="Claude" w:date="2026-09-01T16:00:00Z"/>
        </w:rPr>
      </w:pPr>
      <w:ins w:id="949" w:author="Claude" w:date="2026-09-01T16:00:00Z">
        <w:r>
          <w:rPr>
            <w:rStyle w:val="SectionNumber"/>
          </w:rPr>
          <w:t>6</w:t>
        </w:r>
        <w:r>
          <w:tab/>
          <w:t>Key Terms Reference</w:t>
        </w:r>
      </w:ins>
    </w:p>
    <w:p w14:paraId="485A8469" w14:textId="77777777" w:rsidR="00E80E7E" w:rsidRDefault="00000000">
      <w:pPr>
        <w:pStyle w:val="TableCaption"/>
        <w:rPr>
          <w:ins w:id="950" w:author="Claude" w:date="2026-09-01T16:00:00Z"/>
        </w:rPr>
      </w:pPr>
      <w:bookmarkStart w:id="951" w:name="tab:glossary"/>
      <w:bookmarkEnd w:id="951"/>
      <w:ins w:id="952" w:author="Claude" w:date="2026-09-01T16:00:00Z">
        <w:r>
          <w:t>Table 8: Key terms as used in this paper.</w:t>
        </w:r>
      </w:ins>
    </w:p>
    <w:tbl>
      <w:tblPr>
        <w:tblStyle w:val="Table"/>
        <w:tblW w:w="0" w:type="auto"/>
        <w:tblLook w:val="0020" w:firstRow="1" w:lastRow="0" w:firstColumn="0" w:lastColumn="0" w:noHBand="0" w:noVBand="0"/>
      </w:tblPr>
      <w:tblGrid>
        <w:gridCol w:w="1953"/>
        <w:gridCol w:w="7623"/>
      </w:tblGrid>
      <w:tr w:rsidR="00E80E7E" w14:paraId="36F07C88" w14:textId="77777777" w:rsidTr="00E80E7E">
        <w:trPr>
          <w:cnfStyle w:val="100000000000" w:firstRow="1" w:lastRow="0" w:firstColumn="0" w:lastColumn="0" w:oddVBand="0" w:evenVBand="0" w:oddHBand="0" w:evenHBand="0" w:firstRowFirstColumn="0" w:firstRowLastColumn="0" w:lastRowFirstColumn="0" w:lastRowLastColumn="0"/>
          <w:tblHeader/>
          <w:ins w:id="953" w:author="Claude" w:date="2026-09-01T16:00:00Z"/>
        </w:trPr>
        <w:tc>
          <w:tcPr>
            <w:tcW w:w="0" w:type="auto"/>
          </w:tcPr>
          <w:p w14:paraId="53968ACF" w14:textId="77777777" w:rsidR="00E80E7E" w:rsidRDefault="00000000">
            <w:pPr>
              <w:pStyle w:val="Compact"/>
            </w:pPr>
            <w:ins w:id="954" w:author="Claude" w:date="2026-09-01T16:00:00Z">
              <w:r>
                <w:t>Term</w:t>
              </w:r>
            </w:ins>
          </w:p>
        </w:tc>
        <w:tc>
          <w:tcPr>
            <w:tcW w:w="0" w:type="auto"/>
          </w:tcPr>
          <w:p w14:paraId="5157F8CC" w14:textId="77777777" w:rsidR="00E80E7E" w:rsidRDefault="00000000">
            <w:pPr>
              <w:pStyle w:val="Compact"/>
            </w:pPr>
            <w:ins w:id="955" w:author="Claude" w:date="2026-09-01T16:00:00Z">
              <w:r>
                <w:t>Meaning here</w:t>
              </w:r>
            </w:ins>
          </w:p>
        </w:tc>
      </w:tr>
      <w:tr w:rsidR="00E80E7E" w14:paraId="2EBBA346" w14:textId="77777777">
        <w:trPr>
          <w:ins w:id="956" w:author="Claude" w:date="2026-09-01T16:00:00Z"/>
        </w:trPr>
        <w:tc>
          <w:tcPr>
            <w:tcW w:w="0" w:type="auto"/>
          </w:tcPr>
          <w:p w14:paraId="42E63FC1" w14:textId="77777777" w:rsidR="00E80E7E" w:rsidRDefault="00000000">
            <w:pPr>
              <w:pStyle w:val="Compact"/>
            </w:pPr>
            <w:ins w:id="957" w:author="Claude" w:date="2026-09-01T16:00:00Z">
              <w:r>
                <w:t>LLM / SLM</w:t>
              </w:r>
            </w:ins>
          </w:p>
        </w:tc>
        <w:tc>
          <w:tcPr>
            <w:tcW w:w="0" w:type="auto"/>
          </w:tcPr>
          <w:p w14:paraId="16289A7E" w14:textId="77777777" w:rsidR="00E80E7E" w:rsidRDefault="00000000">
            <w:pPr>
              <w:pStyle w:val="Compact"/>
            </w:pPr>
            <w:ins w:id="958" w:author="Claude" w:date="2026-09-01T16:00:00Z">
              <w:r>
                <w:t>Large language model (typically cloud-hosted; “frontier” denotes the most capable current generation) / small language model, defined functionally above as one that runs on institution-controlled hardware.</w:t>
              </w:r>
            </w:ins>
          </w:p>
        </w:tc>
      </w:tr>
      <w:tr w:rsidR="00E80E7E" w14:paraId="0CBE0BC3" w14:textId="77777777">
        <w:trPr>
          <w:ins w:id="959" w:author="Claude" w:date="2026-09-01T16:00:00Z"/>
        </w:trPr>
        <w:tc>
          <w:tcPr>
            <w:tcW w:w="0" w:type="auto"/>
          </w:tcPr>
          <w:p w14:paraId="6F73838D" w14:textId="77777777" w:rsidR="00E80E7E" w:rsidRDefault="00000000">
            <w:pPr>
              <w:pStyle w:val="Compact"/>
            </w:pPr>
            <w:ins w:id="960" w:author="Claude" w:date="2026-09-01T16:00:00Z">
              <w:r>
                <w:t>Parameter (weight)</w:t>
              </w:r>
            </w:ins>
          </w:p>
        </w:tc>
        <w:tc>
          <w:tcPr>
            <w:tcW w:w="0" w:type="auto"/>
          </w:tcPr>
          <w:p w14:paraId="3D8AB13B" w14:textId="77777777" w:rsidR="00E80E7E" w:rsidRDefault="00000000">
            <w:pPr>
              <w:pStyle w:val="Compact"/>
            </w:pPr>
            <w:ins w:id="961" w:author="Claude" w:date="2026-09-01T16:00:00Z">
              <w:r>
                <w:t>One of the internal numerical values a model learns during training. Parameter count is the standard measure of model size; “weights” is a synonym.</w:t>
              </w:r>
            </w:ins>
          </w:p>
        </w:tc>
      </w:tr>
      <w:tr w:rsidR="00E80E7E" w14:paraId="31E4478B" w14:textId="77777777">
        <w:trPr>
          <w:ins w:id="962" w:author="Claude" w:date="2026-09-01T16:00:00Z"/>
        </w:trPr>
        <w:tc>
          <w:tcPr>
            <w:tcW w:w="0" w:type="auto"/>
          </w:tcPr>
          <w:p w14:paraId="71D5FDD2" w14:textId="77777777" w:rsidR="00E80E7E" w:rsidRDefault="00000000">
            <w:pPr>
              <w:pStyle w:val="Compact"/>
            </w:pPr>
            <w:ins w:id="963" w:author="Claude" w:date="2026-09-01T16:00:00Z">
              <w:r>
                <w:t>Token</w:t>
              </w:r>
            </w:ins>
          </w:p>
        </w:tc>
        <w:tc>
          <w:tcPr>
            <w:tcW w:w="0" w:type="auto"/>
          </w:tcPr>
          <w:p w14:paraId="39775428" w14:textId="77777777" w:rsidR="00E80E7E" w:rsidRDefault="00000000">
            <w:pPr>
              <w:pStyle w:val="Compact"/>
            </w:pPr>
            <w:ins w:id="964" w:author="Claude" w:date="2026-09-01T16:00:00Z">
              <w:r>
                <w:t>A short chunk of text, roughly a word or word fragment, that a model reads and writes one at a time.</w:t>
              </w:r>
            </w:ins>
          </w:p>
        </w:tc>
      </w:tr>
      <w:tr w:rsidR="00E80E7E" w14:paraId="393B2916" w14:textId="77777777">
        <w:trPr>
          <w:ins w:id="965" w:author="Claude" w:date="2026-09-01T16:00:00Z"/>
        </w:trPr>
        <w:tc>
          <w:tcPr>
            <w:tcW w:w="0" w:type="auto"/>
          </w:tcPr>
          <w:p w14:paraId="1D995E23" w14:textId="77777777" w:rsidR="00E80E7E" w:rsidRDefault="00000000">
            <w:pPr>
              <w:pStyle w:val="Compact"/>
            </w:pPr>
            <w:ins w:id="966" w:author="Claude" w:date="2026-09-01T16:00:00Z">
              <w:r>
                <w:t>Inference</w:t>
              </w:r>
            </w:ins>
          </w:p>
        </w:tc>
        <w:tc>
          <w:tcPr>
            <w:tcW w:w="0" w:type="auto"/>
          </w:tcPr>
          <w:p w14:paraId="1FBD38DD" w14:textId="77777777" w:rsidR="00E80E7E" w:rsidRDefault="00000000">
            <w:pPr>
              <w:pStyle w:val="Compact"/>
            </w:pPr>
            <w:ins w:id="967" w:author="Claude" w:date="2026-09-01T16:00:00Z">
              <w:r>
                <w:t>Running a trained model to produce an output for a given input. Cloud providers typically charge per inference.</w:t>
              </w:r>
            </w:ins>
          </w:p>
        </w:tc>
      </w:tr>
      <w:tr w:rsidR="00E80E7E" w14:paraId="1EFF9296" w14:textId="77777777">
        <w:trPr>
          <w:ins w:id="968" w:author="Claude" w:date="2026-09-01T16:00:00Z"/>
        </w:trPr>
        <w:tc>
          <w:tcPr>
            <w:tcW w:w="0" w:type="auto"/>
          </w:tcPr>
          <w:p w14:paraId="2DA410AD" w14:textId="77777777" w:rsidR="00E80E7E" w:rsidRDefault="00642119">
            <w:pPr>
              <w:pStyle w:val="Compact"/>
            </w:pPr>
            <w:ins w:id="969" w:author="Claude" w:date="2026-09-01T16:00:00Z">
              <w:r>
                <w:t>Hallucination</w:t>
              </w:r>
            </w:ins>
          </w:p>
        </w:tc>
        <w:tc>
          <w:tcPr>
            <w:tcW w:w="0" w:type="auto"/>
          </w:tcPr>
          <w:p w14:paraId="0A2094F8" w14:textId="77777777" w:rsidR="00E80E7E" w:rsidRDefault="00000000">
            <w:pPr>
              <w:pStyle w:val="Compact"/>
            </w:pPr>
            <w:ins w:id="970" w:author="Claude" w:date="2026-09-01T16:00:00Z">
              <w:r>
                <w:t>Fluent but factually incorrect or fabricated model output; the main reason model outputs in healthcare require human verification.</w:t>
              </w:r>
            </w:ins>
          </w:p>
        </w:tc>
      </w:tr>
      <w:tr w:rsidR="00E80E7E" w14:paraId="171CCAE7" w14:textId="77777777">
        <w:trPr>
          <w:ins w:id="971" w:author="Claude" w:date="2026-09-01T16:00:00Z"/>
        </w:trPr>
        <w:tc>
          <w:tcPr>
            <w:tcW w:w="0" w:type="auto"/>
          </w:tcPr>
          <w:p w14:paraId="4DA74993" w14:textId="77777777" w:rsidR="00E80E7E" w:rsidRDefault="00000000">
            <w:pPr>
              <w:pStyle w:val="Compact"/>
            </w:pPr>
            <w:ins w:id="972" w:author="Claude" w:date="2026-09-01T16:00:00Z">
              <w:r>
                <w:lastRenderedPageBreak/>
                <w:t>Zero-shot / few-shot</w:t>
              </w:r>
            </w:ins>
          </w:p>
        </w:tc>
        <w:tc>
          <w:tcPr>
            <w:tcW w:w="0" w:type="auto"/>
          </w:tcPr>
          <w:p w14:paraId="25BE7860" w14:textId="77777777" w:rsidR="00E80E7E" w:rsidRDefault="00000000">
            <w:pPr>
              <w:pStyle w:val="Compact"/>
            </w:pPr>
            <w:ins w:id="973" w:author="Claude" w:date="2026-09-01T16:00:00Z">
              <w:r>
                <w:t>Using a model with instructions only (zero-shot), or with a small number of worked examples included in the prompt (few-shot; “3-shot” means three examples).</w:t>
              </w:r>
            </w:ins>
          </w:p>
        </w:tc>
      </w:tr>
      <w:tr w:rsidR="00E80E7E" w14:paraId="06B4509E" w14:textId="77777777">
        <w:trPr>
          <w:ins w:id="974" w:author="Claude" w:date="2026-09-01T16:00:00Z"/>
        </w:trPr>
        <w:tc>
          <w:tcPr>
            <w:tcW w:w="0" w:type="auto"/>
          </w:tcPr>
          <w:p w14:paraId="46A0B318" w14:textId="77777777" w:rsidR="00E80E7E" w:rsidRDefault="00000000">
            <w:pPr>
              <w:pStyle w:val="Compact"/>
            </w:pPr>
            <w:ins w:id="975" w:author="Claude" w:date="2026-09-01T16:00:00Z">
              <w:r>
                <w:t>Fine-tuning</w:t>
              </w:r>
            </w:ins>
          </w:p>
        </w:tc>
        <w:tc>
          <w:tcPr>
            <w:tcW w:w="0" w:type="auto"/>
          </w:tcPr>
          <w:p w14:paraId="1E037BE2" w14:textId="77777777" w:rsidR="00E80E7E" w:rsidRDefault="00000000">
            <w:pPr>
              <w:pStyle w:val="Compact"/>
            </w:pPr>
            <w:ins w:id="976" w:author="Claude" w:date="2026-09-01T16:00:00Z">
              <w:r>
                <w:t>Additional training of a model on examples of the target task.</w:t>
              </w:r>
            </w:ins>
          </w:p>
        </w:tc>
      </w:tr>
      <w:tr w:rsidR="00E80E7E" w14:paraId="35ED29E2" w14:textId="77777777">
        <w:trPr>
          <w:ins w:id="977" w:author="Claude" w:date="2026-09-01T16:00:00Z"/>
        </w:trPr>
        <w:tc>
          <w:tcPr>
            <w:tcW w:w="0" w:type="auto"/>
          </w:tcPr>
          <w:p w14:paraId="4E8563C3" w14:textId="77777777" w:rsidR="00E80E7E" w:rsidRDefault="00000000">
            <w:pPr>
              <w:pStyle w:val="Compact"/>
            </w:pPr>
            <w:ins w:id="978" w:author="Claude" w:date="2026-09-01T16:00:00Z">
              <w:r>
                <w:t>Instruction tuning</w:t>
              </w:r>
            </w:ins>
          </w:p>
        </w:tc>
        <w:tc>
          <w:tcPr>
            <w:tcW w:w="0" w:type="auto"/>
          </w:tcPr>
          <w:p w14:paraId="6E5109AD" w14:textId="77777777" w:rsidR="00E80E7E" w:rsidRDefault="00000000">
            <w:pPr>
              <w:pStyle w:val="Compact"/>
            </w:pPr>
            <w:ins w:id="979" w:author="Claude" w:date="2026-09-01T16:00:00Z">
              <w:r>
                <w:t>Fine-tuning on instruction–response pairs, often domain-specific (e.g., medical).</w:t>
              </w:r>
            </w:ins>
          </w:p>
        </w:tc>
      </w:tr>
      <w:tr w:rsidR="00E80E7E" w14:paraId="282237C1" w14:textId="77777777">
        <w:trPr>
          <w:ins w:id="980" w:author="Claude" w:date="2026-09-01T16:00:00Z"/>
        </w:trPr>
        <w:tc>
          <w:tcPr>
            <w:tcW w:w="0" w:type="auto"/>
          </w:tcPr>
          <w:p w14:paraId="666C9C7D" w14:textId="77777777" w:rsidR="00E80E7E" w:rsidRDefault="00000000">
            <w:pPr>
              <w:pStyle w:val="Compact"/>
            </w:pPr>
            <w:ins w:id="981" w:author="Claude" w:date="2026-09-01T16:00:00Z">
              <w:r>
                <w:t>LoRA</w:t>
              </w:r>
            </w:ins>
          </w:p>
        </w:tc>
        <w:tc>
          <w:tcPr>
            <w:tcW w:w="0" w:type="auto"/>
          </w:tcPr>
          <w:p w14:paraId="6FBC5BFF" w14:textId="77777777" w:rsidR="00E80E7E" w:rsidRDefault="00000000">
            <w:pPr>
              <w:pStyle w:val="Compact"/>
            </w:pPr>
            <w:ins w:id="982" w:author="Claude" w:date="2026-09-01T16:00:00Z">
              <w:r>
                <w:t>Low-rank adaptation: a lightweight fine-tuning method that trains a small add-on to an otherwise frozen model.</w:t>
              </w:r>
            </w:ins>
          </w:p>
        </w:tc>
      </w:tr>
      <w:tr w:rsidR="00E80E7E" w14:paraId="0BD91493" w14:textId="77777777">
        <w:trPr>
          <w:ins w:id="983" w:author="Claude" w:date="2026-09-01T16:00:00Z"/>
        </w:trPr>
        <w:tc>
          <w:tcPr>
            <w:tcW w:w="0" w:type="auto"/>
          </w:tcPr>
          <w:p w14:paraId="43C1B32A" w14:textId="77777777" w:rsidR="00E80E7E" w:rsidRDefault="00000000">
            <w:pPr>
              <w:pStyle w:val="Compact"/>
            </w:pPr>
            <w:ins w:id="984" w:author="Claude" w:date="2026-09-01T16:00:00Z">
              <w:r>
                <w:t>Adaptation</w:t>
              </w:r>
            </w:ins>
          </w:p>
        </w:tc>
        <w:tc>
          <w:tcPr>
            <w:tcW w:w="0" w:type="auto"/>
          </w:tcPr>
          <w:p w14:paraId="79033A1B" w14:textId="77777777" w:rsidR="00E80E7E" w:rsidRDefault="00000000">
            <w:pPr>
              <w:pStyle w:val="Compact"/>
            </w:pPr>
            <w:ins w:id="985" w:author="Claude" w:date="2026-09-01T16:00:00Z">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ins>
          </w:p>
        </w:tc>
      </w:tr>
      <w:tr w:rsidR="00E80E7E" w14:paraId="600D1A00" w14:textId="77777777">
        <w:trPr>
          <w:ins w:id="986" w:author="Claude" w:date="2026-09-01T16:00:00Z"/>
        </w:trPr>
        <w:tc>
          <w:tcPr>
            <w:tcW w:w="0" w:type="auto"/>
          </w:tcPr>
          <w:p w14:paraId="21F6FB22" w14:textId="77777777" w:rsidR="00E80E7E" w:rsidRDefault="00000000">
            <w:pPr>
              <w:pStyle w:val="Compact"/>
            </w:pPr>
            <w:ins w:id="987" w:author="Claude" w:date="2026-09-01T16:00:00Z">
              <w:r>
                <w:t>Quantization</w:t>
              </w:r>
            </w:ins>
          </w:p>
        </w:tc>
        <w:tc>
          <w:tcPr>
            <w:tcW w:w="0" w:type="auto"/>
          </w:tcPr>
          <w:p w14:paraId="1B0D15E1" w14:textId="77777777" w:rsidR="00E80E7E" w:rsidRDefault="00000000">
            <w:pPr>
              <w:pStyle w:val="Compact"/>
            </w:pPr>
            <w:ins w:id="988" w:author="Claude" w:date="2026-09-01T16:00:00Z">
              <w:r>
                <w:t>Storing model weights at lower numeric precision (e.g., 4-bit) to cut memory use and increase speed, sometimes at an accuracy cost.</w:t>
              </w:r>
            </w:ins>
          </w:p>
        </w:tc>
      </w:tr>
      <w:tr w:rsidR="00E80E7E" w14:paraId="6C28160E" w14:textId="77777777">
        <w:trPr>
          <w:ins w:id="989" w:author="Claude" w:date="2026-09-01T16:00:00Z"/>
        </w:trPr>
        <w:tc>
          <w:tcPr>
            <w:tcW w:w="0" w:type="auto"/>
          </w:tcPr>
          <w:p w14:paraId="71AB53DB" w14:textId="77777777" w:rsidR="00E80E7E" w:rsidRDefault="00000000">
            <w:pPr>
              <w:pStyle w:val="Compact"/>
            </w:pPr>
            <w:ins w:id="990" w:author="Claude" w:date="2026-09-01T16:00:00Z">
              <w:r>
                <w:t>Parametric knowledge</w:t>
              </w:r>
            </w:ins>
          </w:p>
        </w:tc>
        <w:tc>
          <w:tcPr>
            <w:tcW w:w="0" w:type="auto"/>
          </w:tcPr>
          <w:p w14:paraId="54BCDAF0" w14:textId="77777777" w:rsidR="00E80E7E" w:rsidRDefault="00000000">
            <w:pPr>
              <w:pStyle w:val="Compact"/>
            </w:pPr>
            <w:ins w:id="991" w:author="Claude" w:date="2026-09-01T16:00:00Z">
              <w:r>
                <w:t>Facts stored in a model’s weights during training, as opposed to information supplied in the prompt.</w:t>
              </w:r>
            </w:ins>
          </w:p>
        </w:tc>
      </w:tr>
      <w:tr w:rsidR="00E80E7E" w14:paraId="4DCF563D" w14:textId="77777777">
        <w:trPr>
          <w:ins w:id="992" w:author="Claude" w:date="2026-09-01T16:00:00Z"/>
        </w:trPr>
        <w:tc>
          <w:tcPr>
            <w:tcW w:w="0" w:type="auto"/>
          </w:tcPr>
          <w:p w14:paraId="58E3145D" w14:textId="77777777" w:rsidR="00E80E7E" w:rsidRDefault="00000000">
            <w:pPr>
              <w:pStyle w:val="Compact"/>
            </w:pPr>
            <w:ins w:id="993" w:author="Claude" w:date="2026-09-01T16:00:00Z">
              <w:r>
                <w:t>Prompt / context window</w:t>
              </w:r>
            </w:ins>
          </w:p>
        </w:tc>
        <w:tc>
          <w:tcPr>
            <w:tcW w:w="0" w:type="auto"/>
          </w:tcPr>
          <w:p w14:paraId="1A91289A" w14:textId="77777777" w:rsidR="00E80E7E" w:rsidRDefault="00000000">
            <w:pPr>
              <w:pStyle w:val="Compact"/>
            </w:pPr>
            <w:ins w:id="994" w:author="Claude" w:date="2026-09-01T16:00:00Z">
              <w:r>
                <w:t>The text given to the model at question time / the maximum amount of such text the model can consider at once.</w:t>
              </w:r>
            </w:ins>
          </w:p>
        </w:tc>
      </w:tr>
      <w:tr w:rsidR="00E80E7E" w14:paraId="036AAB2A" w14:textId="77777777">
        <w:trPr>
          <w:ins w:id="995" w:author="Claude" w:date="2026-09-01T16:00:00Z"/>
        </w:trPr>
        <w:tc>
          <w:tcPr>
            <w:tcW w:w="0" w:type="auto"/>
          </w:tcPr>
          <w:p w14:paraId="262C4824" w14:textId="77777777" w:rsidR="00E80E7E" w:rsidRDefault="00000000">
            <w:pPr>
              <w:pStyle w:val="Compact"/>
            </w:pPr>
            <w:ins w:id="996" w:author="Claude" w:date="2026-09-01T16:00:00Z">
              <w:r>
                <w:t>Retrieval augmentation</w:t>
              </w:r>
            </w:ins>
          </w:p>
        </w:tc>
        <w:tc>
          <w:tcPr>
            <w:tcW w:w="0" w:type="auto"/>
          </w:tcPr>
          <w:p w14:paraId="0BD848B9" w14:textId="77777777" w:rsidR="00E80E7E" w:rsidRDefault="00000000">
            <w:pPr>
              <w:pStyle w:val="Compact"/>
            </w:pPr>
            <w:ins w:id="997" w:author="Claude" w:date="2026-09-01T16:00:00Z">
              <w:r>
                <w:t>Automatically fetching relevant reference text (e.g., from a document store) and adding it to the prompt, so the model answers from supplied context rather than from stored knowledge.</w:t>
              </w:r>
            </w:ins>
          </w:p>
        </w:tc>
      </w:tr>
      <w:tr w:rsidR="00E80E7E" w14:paraId="4915D7D9" w14:textId="77777777">
        <w:trPr>
          <w:ins w:id="998" w:author="Claude" w:date="2026-09-01T16:00:00Z"/>
        </w:trPr>
        <w:tc>
          <w:tcPr>
            <w:tcW w:w="0" w:type="auto"/>
          </w:tcPr>
          <w:p w14:paraId="2E352873" w14:textId="77777777" w:rsidR="00E80E7E" w:rsidRDefault="00000000">
            <w:pPr>
              <w:pStyle w:val="Compact"/>
            </w:pPr>
            <w:ins w:id="999" w:author="Claude" w:date="2026-09-01T16:00:00Z">
              <w:r>
                <w:t>Time-to-first-token</w:t>
              </w:r>
            </w:ins>
          </w:p>
        </w:tc>
        <w:tc>
          <w:tcPr>
            <w:tcW w:w="0" w:type="auto"/>
          </w:tcPr>
          <w:p w14:paraId="485D947A" w14:textId="77777777" w:rsidR="00E80E7E" w:rsidRDefault="00000000">
            <w:pPr>
              <w:pStyle w:val="Compact"/>
            </w:pPr>
            <w:ins w:id="1000" w:author="Claude" w:date="2026-09-01T16:00:00Z">
              <w:r>
                <w:t>Delay between submitting a request and the start of the model’s answer; a common interactive-latency measure.</w:t>
              </w:r>
            </w:ins>
          </w:p>
        </w:tc>
      </w:tr>
      <w:tr w:rsidR="00E80E7E" w14:paraId="0945EBAD" w14:textId="77777777">
        <w:trPr>
          <w:ins w:id="1001" w:author="Claude" w:date="2026-09-01T16:00:00Z"/>
        </w:trPr>
        <w:tc>
          <w:tcPr>
            <w:tcW w:w="0" w:type="auto"/>
          </w:tcPr>
          <w:p w14:paraId="66067D44" w14:textId="77777777" w:rsidR="00E80E7E" w:rsidRDefault="00000000">
            <w:pPr>
              <w:pStyle w:val="Compact"/>
            </w:pPr>
            <w:ins w:id="1002" w:author="Claude" w:date="2026-09-01T16:00:00Z">
              <w:r>
                <w:t>F1 score</w:t>
              </w:r>
            </w:ins>
          </w:p>
        </w:tc>
        <w:tc>
          <w:tcPr>
            <w:tcW w:w="0" w:type="auto"/>
          </w:tcPr>
          <w:p w14:paraId="220086F3" w14:textId="77777777" w:rsidR="00E80E7E" w:rsidRDefault="00000000">
            <w:pPr>
              <w:pStyle w:val="Compact"/>
            </w:pPr>
            <w:ins w:id="1003" w:author="Claude" w:date="2026-09-01T16:00:00Z">
              <w:r>
                <w:t>Harmonic mean of precision and recall (0–1); balances false positives against false negatives.</w:t>
              </w:r>
            </w:ins>
          </w:p>
        </w:tc>
      </w:tr>
      <w:tr w:rsidR="00E80E7E" w14:paraId="04C974C1" w14:textId="77777777">
        <w:trPr>
          <w:ins w:id="1004" w:author="Claude" w:date="2026-09-01T16:00:00Z"/>
        </w:trPr>
        <w:tc>
          <w:tcPr>
            <w:tcW w:w="0" w:type="auto"/>
          </w:tcPr>
          <w:p w14:paraId="5A6F05B1" w14:textId="77777777" w:rsidR="00E80E7E" w:rsidRDefault="00000000">
            <w:pPr>
              <w:pStyle w:val="Compact"/>
            </w:pPr>
            <w:ins w:id="1005" w:author="Claude" w:date="2026-09-01T16:00:00Z">
              <w:r>
                <w:t>Exact match (EM)</w:t>
              </w:r>
            </w:ins>
          </w:p>
        </w:tc>
        <w:tc>
          <w:tcPr>
            <w:tcW w:w="0" w:type="auto"/>
          </w:tcPr>
          <w:p w14:paraId="703A39D4" w14:textId="77777777" w:rsidR="00E80E7E" w:rsidRDefault="00000000">
            <w:pPr>
              <w:pStyle w:val="Compact"/>
            </w:pPr>
            <w:ins w:id="1006" w:author="Claude" w:date="2026-09-01T16:00:00Z">
              <w:r>
                <w:t>Fraction of outputs identical to the reference answer.</w:t>
              </w:r>
            </w:ins>
          </w:p>
        </w:tc>
      </w:tr>
      <w:tr w:rsidR="00E80E7E" w14:paraId="40FD7FE4" w14:textId="77777777">
        <w:trPr>
          <w:ins w:id="1007" w:author="Claude" w:date="2026-09-01T16:00:00Z"/>
        </w:trPr>
        <w:tc>
          <w:tcPr>
            <w:tcW w:w="0" w:type="auto"/>
          </w:tcPr>
          <w:p w14:paraId="3F90B175" w14:textId="77777777" w:rsidR="00E80E7E" w:rsidRDefault="00000000">
            <w:pPr>
              <w:pStyle w:val="Compact"/>
            </w:pPr>
            <w:ins w:id="1008" w:author="Claude" w:date="2026-09-01T16:00:00Z">
              <w:r>
                <w:t>ROUGE-1</w:t>
              </w:r>
            </w:ins>
          </w:p>
        </w:tc>
        <w:tc>
          <w:tcPr>
            <w:tcW w:w="0" w:type="auto"/>
          </w:tcPr>
          <w:p w14:paraId="2CF4A8D3" w14:textId="77777777" w:rsidR="00E80E7E" w:rsidRDefault="00000000">
            <w:pPr>
              <w:pStyle w:val="Compact"/>
            </w:pPr>
            <w:ins w:id="1009" w:author="Claude" w:date="2026-09-01T16:00:00Z">
              <w:r>
                <w:t>Word overlap between a generated summary and a reference summary; read here as content recall (did the summary keep the source facts?).</w:t>
              </w:r>
            </w:ins>
          </w:p>
        </w:tc>
      </w:tr>
      <w:tr w:rsidR="00E80E7E" w14:paraId="5CFAAC70" w14:textId="77777777">
        <w:trPr>
          <w:ins w:id="1010" w:author="Claude" w:date="2026-09-01T16:00:00Z"/>
        </w:trPr>
        <w:tc>
          <w:tcPr>
            <w:tcW w:w="0" w:type="auto"/>
          </w:tcPr>
          <w:p w14:paraId="5820347B" w14:textId="77777777" w:rsidR="00E80E7E" w:rsidRDefault="00000000">
            <w:pPr>
              <w:pStyle w:val="Compact"/>
            </w:pPr>
            <w:ins w:id="1011" w:author="Claude" w:date="2026-09-01T16:00:00Z">
              <w:r>
                <w:t>BERTScore</w:t>
              </w:r>
            </w:ins>
          </w:p>
        </w:tc>
        <w:tc>
          <w:tcPr>
            <w:tcW w:w="0" w:type="auto"/>
          </w:tcPr>
          <w:p w14:paraId="668A26AD" w14:textId="77777777" w:rsidR="00E80E7E" w:rsidRDefault="00000000">
            <w:pPr>
              <w:pStyle w:val="Compact"/>
            </w:pPr>
            <w:ins w:id="1012" w:author="Claude" w:date="2026-09-01T16:00:00Z">
              <w:r>
                <w:t xml:space="preserve">Similarity of </w:t>
              </w:r>
              <w:r>
                <w:rPr>
                  <w:i/>
                  <w:iCs/>
                </w:rPr>
                <w:t>meaning</w:t>
              </w:r>
              <w:r>
                <w:t xml:space="preserve"> between generated and reference text; can stay high even when specific details are missing.</w:t>
              </w:r>
            </w:ins>
          </w:p>
        </w:tc>
      </w:tr>
      <w:tr w:rsidR="00E80E7E" w14:paraId="4DCAF350" w14:textId="77777777">
        <w:trPr>
          <w:ins w:id="1013" w:author="Claude" w:date="2026-09-01T16:00:00Z"/>
        </w:trPr>
        <w:tc>
          <w:tcPr>
            <w:tcW w:w="0" w:type="auto"/>
          </w:tcPr>
          <w:p w14:paraId="17B62C9E" w14:textId="77777777" w:rsidR="00E80E7E" w:rsidRDefault="00000000">
            <w:pPr>
              <w:pStyle w:val="Compact"/>
            </w:pPr>
            <w:ins w:id="1014" w:author="Claude" w:date="2026-09-01T16:00:00Z">
              <w:r>
                <w:t>Cohen’s κ</w:t>
              </w:r>
            </w:ins>
          </w:p>
        </w:tc>
        <w:tc>
          <w:tcPr>
            <w:tcW w:w="0" w:type="auto"/>
          </w:tcPr>
          <w:p w14:paraId="42DA5A67" w14:textId="77777777" w:rsidR="00E80E7E" w:rsidRDefault="00000000">
            <w:pPr>
              <w:pStyle w:val="Compact"/>
            </w:pPr>
            <w:ins w:id="1015" w:author="Claude" w:date="2026-09-01T16:00:00Z">
              <w:r>
                <w:t>Agreement between two sets of ratings, corrected for chance; 0 = chance-level, 1 = perfect. Reported here without conventional verbal glosses, because both rating passes come from the same rater (Section </w:t>
              </w:r>
            </w:ins>
            <w:r>
              <w:fldChar w:fldCharType="begin"/>
            </w:r>
            <w:r>
              <w:instrText>HYPERLINK \l "sec:audit" \h</w:instrText>
            </w:r>
            <w:r>
              <w:fldChar w:fldCharType="separate"/>
            </w:r>
            <w:ins w:id="1016" w:author="Claude" w:date="2026-09-01T16:00:00Z">
              <w:del w:id="1017" w:author="Claude" w:date="2026-09-02T16:00:00Z">
                <w:r>
                  <w:rPr>
                    <w:rStyle w:val="Hyperlink"/>
                  </w:rPr>
                  <w:delText>3.6.0.5</w:delText>
                </w:r>
              </w:del>
            </w:ins>
            <w:ins w:id="1018" w:author="Claude" w:date="2026-09-02T16:00:00Z">
              <w:r>
                <w:rPr>
                  <w:rStyle w:val="Hyperlink"/>
                </w:rPr>
                <w:t>3.6</w:t>
              </w:r>
            </w:ins>
            <w:r>
              <w:fldChar w:fldCharType="end"/>
            </w:r>
            <w:ins w:id="1019" w:author="Claude" w:date="2026-09-01T16:00:00Z">
              <w:r>
                <w:t>).</w:t>
              </w:r>
            </w:ins>
          </w:p>
        </w:tc>
      </w:tr>
      <w:tr w:rsidR="00E80E7E" w14:paraId="413C7E79" w14:textId="77777777">
        <w:trPr>
          <w:ins w:id="1020" w:author="Claude" w:date="2026-09-01T16:00:00Z"/>
        </w:trPr>
        <w:tc>
          <w:tcPr>
            <w:tcW w:w="0" w:type="auto"/>
          </w:tcPr>
          <w:p w14:paraId="7DE5325A" w14:textId="77777777" w:rsidR="00E80E7E" w:rsidRDefault="00000000">
            <w:pPr>
              <w:pStyle w:val="Compact"/>
            </w:pPr>
            <w:ins w:id="1021" w:author="Claude" w:date="2026-09-01T16:00:00Z">
              <w:r>
                <w:t>Odds ratio (OR); 95% CI</w:t>
              </w:r>
            </w:ins>
          </w:p>
        </w:tc>
        <w:tc>
          <w:tcPr>
            <w:tcW w:w="0" w:type="auto"/>
          </w:tcPr>
          <w:p w14:paraId="5CC9B548" w14:textId="77777777" w:rsidR="00E80E7E" w:rsidRDefault="00000000">
            <w:pPr>
              <w:pStyle w:val="Compact"/>
            </w:pPr>
            <w:ins w:id="1022" w:author="Claude" w:date="2026-09-01T16:00:00Z">
              <w:r>
                <w:t>How many times higher the odds of an outcome are in one group than another; the confidence interval is the range of values compatible with the data; an interval that crosses 1 means “no effect” cannot be ruled out.</w:t>
              </w:r>
            </w:ins>
          </w:p>
        </w:tc>
      </w:tr>
    </w:tbl>
    <w:p w14:paraId="252384D7" w14:textId="77777777" w:rsidR="00E80E7E" w:rsidRDefault="00000000">
      <w:pPr>
        <w:pStyle w:val="Bibliography"/>
      </w:pPr>
      <w:bookmarkStart w:id="1023" w:name="ref-Minaee2024"/>
      <w:bookmarkStart w:id="1024" w:name="refs"/>
      <w:r>
        <w:lastRenderedPageBreak/>
        <w:t xml:space="preserve">[1] </w:t>
      </w:r>
      <w:r>
        <w:tab/>
        <w:t xml:space="preserve">S. Minaee </w:t>
      </w:r>
      <w:r>
        <w:rPr>
          <w:i/>
          <w:iCs/>
        </w:rPr>
        <w:t>et al.</w:t>
      </w:r>
      <w:r>
        <w:t xml:space="preserve">, “Large language models: A survey,” </w:t>
      </w:r>
      <w:r>
        <w:rPr>
          <w:i/>
          <w:iCs/>
        </w:rPr>
        <w:t>arXiv preprint arXiv:2402.06196</w:t>
      </w:r>
      <w:r>
        <w:t>, 2024.</w:t>
      </w:r>
    </w:p>
    <w:p w14:paraId="5EABF5AF" w14:textId="77777777" w:rsidR="00E80E7E" w:rsidRDefault="00000000">
      <w:pPr>
        <w:pStyle w:val="Bibliography"/>
      </w:pPr>
      <w:bookmarkStart w:id="1025" w:name="ref-Singhal2023"/>
      <w:bookmarkEnd w:id="1023"/>
      <w:r>
        <w:t xml:space="preserve">[2] </w:t>
      </w:r>
      <w:r>
        <w:tab/>
        <w:t xml:space="preserve">K. Singhal </w:t>
      </w:r>
      <w:r>
        <w:rPr>
          <w:i/>
          <w:iCs/>
        </w:rPr>
        <w:t>et al.</w:t>
      </w:r>
      <w:r>
        <w:t xml:space="preserve">, “Large language models encode clinical knowledge,” </w:t>
      </w:r>
      <w:r>
        <w:rPr>
          <w:i/>
          <w:iCs/>
        </w:rPr>
        <w:t>Nature</w:t>
      </w:r>
      <w:r>
        <w:t xml:space="preserve">, vol. 620, no. 7972, pp. 172–180, 2023, doi: </w:t>
      </w:r>
      <w:hyperlink r:id="rId15">
        <w:r w:rsidR="00E80E7E">
          <w:rPr>
            <w:rStyle w:val="Hyperlink"/>
          </w:rPr>
          <w:t>10.1038/s41586-023-06291-2</w:t>
        </w:r>
      </w:hyperlink>
      <w:r>
        <w:t>.</w:t>
      </w:r>
    </w:p>
    <w:p w14:paraId="05FD22A7" w14:textId="77777777" w:rsidR="00E80E7E" w:rsidRDefault="00000000">
      <w:pPr>
        <w:pStyle w:val="Bibliography"/>
      </w:pPr>
      <w:bookmarkStart w:id="1026" w:name="ref-Nori2023"/>
      <w:bookmarkEnd w:id="1025"/>
      <w:r>
        <w:t xml:space="preserve">[3] </w:t>
      </w:r>
      <w:r>
        <w:tab/>
        <w:t xml:space="preserve">H. Nori, N. King, S. M. McKinney, D. Carignan, and E. Horvitz, “Capabilities of GPT-4 on medical challenge problems,” </w:t>
      </w:r>
      <w:r>
        <w:rPr>
          <w:i/>
          <w:iCs/>
        </w:rPr>
        <w:t>arXiv preprint arXiv:2303.13375</w:t>
      </w:r>
      <w:r>
        <w:t>, 2023.</w:t>
      </w:r>
    </w:p>
    <w:p w14:paraId="5B271F9B" w14:textId="77777777" w:rsidR="00E80E7E" w:rsidRDefault="00000000">
      <w:pPr>
        <w:pStyle w:val="Bibliography"/>
      </w:pPr>
      <w:bookmarkStart w:id="1027" w:name="ref-Thirunavukarasu2023"/>
      <w:bookmarkEnd w:id="1026"/>
      <w:r>
        <w:t xml:space="preserve">[4] </w:t>
      </w:r>
      <w:r>
        <w:tab/>
        <w:t xml:space="preserve">A. J. Thirunavukarasu, D. S. J. Ting, K. Elangovan, L. Gutierrez, T. F. Tan, and D. S. W. Ting, “Large language models in medicine,” </w:t>
      </w:r>
      <w:r>
        <w:rPr>
          <w:i/>
          <w:iCs/>
        </w:rPr>
        <w:t>Nature Medicine</w:t>
      </w:r>
      <w:r>
        <w:t xml:space="preserve">, vol. 29, no. 8, pp. 1930–1940, 2023, doi: </w:t>
      </w:r>
      <w:hyperlink r:id="rId16">
        <w:r w:rsidR="00E80E7E">
          <w:rPr>
            <w:rStyle w:val="Hyperlink"/>
          </w:rPr>
          <w:t>10.1038/s41591-023-02448-8</w:t>
        </w:r>
      </w:hyperlink>
      <w:r>
        <w:t>.</w:t>
      </w:r>
    </w:p>
    <w:p w14:paraId="06F46D55" w14:textId="77777777" w:rsidR="00E80E7E" w:rsidRDefault="00000000">
      <w:pPr>
        <w:pStyle w:val="Bibliography"/>
      </w:pPr>
      <w:bookmarkStart w:id="1028" w:name="ref-VanVeen2024"/>
      <w:bookmarkEnd w:id="1027"/>
      <w:r>
        <w:t xml:space="preserve">[5]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7">
        <w:r w:rsidR="00E80E7E">
          <w:rPr>
            <w:rStyle w:val="Hyperlink"/>
          </w:rPr>
          <w:t>10.1038/s41591-024-02855-5</w:t>
        </w:r>
      </w:hyperlink>
      <w:r>
        <w:t>.</w:t>
      </w:r>
    </w:p>
    <w:p w14:paraId="6A12F832" w14:textId="77777777" w:rsidR="00E80E7E" w:rsidRDefault="00000000">
      <w:pPr>
        <w:pStyle w:val="Bibliography"/>
      </w:pPr>
      <w:bookmarkStart w:id="1029" w:name="ref-Adams2026"/>
      <w:bookmarkEnd w:id="1028"/>
      <w:r>
        <w:t xml:space="preserve">[6] </w:t>
      </w:r>
      <w:r>
        <w:tab/>
        <w:t xml:space="preserve">C. Adams, “Opportunities and challenges in implementing large language models (LLMs) in oncology,” </w:t>
      </w:r>
      <w:r>
        <w:rPr>
          <w:i/>
          <w:iCs/>
        </w:rPr>
        <w:t>JCO Clinical Cancer Informatics</w:t>
      </w:r>
      <w:r>
        <w:t xml:space="preserve">, vol. 10, p. e2600031, 2026, doi: </w:t>
      </w:r>
      <w:hyperlink r:id="rId18">
        <w:r w:rsidR="00E80E7E">
          <w:rPr>
            <w:rStyle w:val="Hyperlink"/>
          </w:rPr>
          <w:t>10.1200/CCI-26-00031</w:t>
        </w:r>
      </w:hyperlink>
      <w:r>
        <w:t>.</w:t>
      </w:r>
    </w:p>
    <w:p w14:paraId="74C87758" w14:textId="77777777" w:rsidR="00E80E7E" w:rsidRDefault="00000000">
      <w:pPr>
        <w:pStyle w:val="Bibliography"/>
      </w:pPr>
      <w:bookmarkStart w:id="1030" w:name="ref-Su2025"/>
      <w:bookmarkEnd w:id="1029"/>
      <w:r>
        <w:t xml:space="preserve">[7]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9">
        <w:r w:rsidR="00E80E7E">
          <w:rPr>
            <w:rStyle w:val="Hyperlink"/>
          </w:rPr>
          <w:t>10.2196/72062</w:t>
        </w:r>
      </w:hyperlink>
      <w:r>
        <w:t>.</w:t>
      </w:r>
    </w:p>
    <w:p w14:paraId="49975B5C" w14:textId="77777777" w:rsidR="00E80E7E" w:rsidRDefault="00000000">
      <w:pPr>
        <w:pStyle w:val="Bibliography"/>
      </w:pPr>
      <w:bookmarkStart w:id="1031" w:name="ref-HHSBAA"/>
      <w:bookmarkEnd w:id="1030"/>
      <w:r>
        <w:t xml:space="preserve">[8] </w:t>
      </w:r>
      <w:r>
        <w:tab/>
        <w:t xml:space="preserve">U.S. Department of Health and Human Services, Office for Civil Rights, “Business associates.” </w:t>
      </w:r>
      <w:hyperlink r:id="rId20">
        <w:r w:rsidR="00E80E7E">
          <w:rPr>
            <w:rStyle w:val="Hyperlink"/>
          </w:rPr>
          <w:t>https://www.hhs.gov/hipaa/for-professionals/privacy/guidance/business-associates/index.html</w:t>
        </w:r>
      </w:hyperlink>
      <w:r>
        <w:t>, 2026.</w:t>
      </w:r>
    </w:p>
    <w:p w14:paraId="4E98C3F2" w14:textId="77777777" w:rsidR="00E80E7E" w:rsidRDefault="00000000">
      <w:pPr>
        <w:pStyle w:val="Bibliography"/>
      </w:pPr>
      <w:bookmarkStart w:id="1032" w:name="ref-Marks2023HIPAAAI"/>
      <w:bookmarkEnd w:id="1031"/>
      <w:r>
        <w:t xml:space="preserve">[9] </w:t>
      </w:r>
      <w:r>
        <w:tab/>
        <w:t xml:space="preserve">M. Marks and C. E. Haupt, “AI chatbots, health privacy, and challenges to HIPAA compliance,” </w:t>
      </w:r>
      <w:r>
        <w:rPr>
          <w:i/>
          <w:iCs/>
        </w:rPr>
        <w:t>JAMA</w:t>
      </w:r>
      <w:r>
        <w:t xml:space="preserve">, vol. 330, no. 4, pp. 309–310, 2023, doi: </w:t>
      </w:r>
      <w:hyperlink r:id="rId21">
        <w:r w:rsidR="00E80E7E">
          <w:rPr>
            <w:rStyle w:val="Hyperlink"/>
          </w:rPr>
          <w:t>10.1001/jama.2023.9458</w:t>
        </w:r>
      </w:hyperlink>
      <w:r>
        <w:t>.</w:t>
      </w:r>
    </w:p>
    <w:p w14:paraId="55A1E77D" w14:textId="77777777" w:rsidR="00E80E7E" w:rsidRDefault="00000000">
      <w:pPr>
        <w:pStyle w:val="Bibliography"/>
      </w:pPr>
      <w:bookmarkStart w:id="1033" w:name="ref-Kovacevic2024DeID"/>
      <w:bookmarkEnd w:id="1032"/>
      <w:r>
        <w:t xml:space="preserve">[10]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2">
        <w:r w:rsidR="00E80E7E">
          <w:rPr>
            <w:rStyle w:val="Hyperlink"/>
          </w:rPr>
          <w:t>10.1016/j.artmed.2024.102845</w:t>
        </w:r>
      </w:hyperlink>
      <w:r>
        <w:t>.</w:t>
      </w:r>
    </w:p>
    <w:p w14:paraId="3F3A98AD" w14:textId="77777777" w:rsidR="00E80E7E" w:rsidRDefault="00000000">
      <w:pPr>
        <w:pStyle w:val="Bibliography"/>
      </w:pPr>
      <w:bookmarkStart w:id="1034" w:name="ref-Zhang2024TinyLlama"/>
      <w:bookmarkEnd w:id="1033"/>
      <w:r>
        <w:t xml:space="preserve">[11] </w:t>
      </w:r>
      <w:r>
        <w:tab/>
        <w:t xml:space="preserve">P. Zhang, G. Zeng, T. Wang, and W. Lu, “TinyLlama: An open-source small language model,” </w:t>
      </w:r>
      <w:r>
        <w:rPr>
          <w:i/>
          <w:iCs/>
        </w:rPr>
        <w:t>arXiv preprint arXiv:2401.02385</w:t>
      </w:r>
      <w:r>
        <w:t>, 2024.</w:t>
      </w:r>
    </w:p>
    <w:p w14:paraId="45FFFEC3" w14:textId="77777777" w:rsidR="00E80E7E" w:rsidRDefault="00000000">
      <w:pPr>
        <w:pStyle w:val="Bibliography"/>
      </w:pPr>
      <w:bookmarkStart w:id="1035" w:name="ref-Liu2024Mobile"/>
      <w:bookmarkEnd w:id="1034"/>
      <w:r>
        <w:t xml:space="preserve">[12]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08DD577C" w14:textId="77777777" w:rsidR="00E80E7E" w:rsidRDefault="00000000">
      <w:pPr>
        <w:pStyle w:val="Bibliography"/>
      </w:pPr>
      <w:bookmarkStart w:id="1036" w:name="ref-HHS2013SecurityRule"/>
      <w:bookmarkEnd w:id="1035"/>
      <w:r>
        <w:t xml:space="preserve">[13] </w:t>
      </w:r>
      <w:r>
        <w:tab/>
        <w:t xml:space="preserve">U.S. Department of Health and Human Services, “Summary of the HIPAA security rule.” </w:t>
      </w:r>
      <w:hyperlink r:id="rId23">
        <w:r w:rsidR="00E80E7E">
          <w:rPr>
            <w:rStyle w:val="Hyperlink"/>
          </w:rPr>
          <w:t>https://www.hhs.gov/hipaa/for-professionals/security/laws-regulations/index.html</w:t>
        </w:r>
      </w:hyperlink>
      <w:r>
        <w:t>, 2013.</w:t>
      </w:r>
    </w:p>
    <w:p w14:paraId="2E71DEF4" w14:textId="77777777" w:rsidR="00E80E7E" w:rsidRDefault="00000000">
      <w:pPr>
        <w:pStyle w:val="Bibliography"/>
      </w:pPr>
      <w:bookmarkStart w:id="1037" w:name="ref-Li2023TextbooksII"/>
      <w:bookmarkEnd w:id="1036"/>
      <w:r>
        <w:lastRenderedPageBreak/>
        <w:t xml:space="preserve">[14] </w:t>
      </w:r>
      <w:r>
        <w:tab/>
        <w:t xml:space="preserve">Y. Li, S. Bubeck, R. Eldan, A. Del Giorno, S. Gunasekar, and Y. T. Lee, “Textbooks are all you need II: Phi-1.5 technical report,” </w:t>
      </w:r>
      <w:r>
        <w:rPr>
          <w:i/>
          <w:iCs/>
        </w:rPr>
        <w:t>arXiv preprint arXiv:2309.05463</w:t>
      </w:r>
      <w:r>
        <w:t>, 2023.</w:t>
      </w:r>
    </w:p>
    <w:p w14:paraId="6183053D" w14:textId="77777777" w:rsidR="00E80E7E" w:rsidRDefault="00000000">
      <w:pPr>
        <w:pStyle w:val="Bibliography"/>
      </w:pPr>
      <w:bookmarkStart w:id="1038" w:name="ref-Goodhue1995"/>
      <w:bookmarkEnd w:id="1037"/>
      <w:r>
        <w:t xml:space="preserve">[15] </w:t>
      </w:r>
      <w:r>
        <w:tab/>
        <w:t xml:space="preserve">D. L. Goodhue and R. L. Thompson, “Task-technology fit and individual performance,” </w:t>
      </w:r>
      <w:r>
        <w:rPr>
          <w:i/>
          <w:iCs/>
        </w:rPr>
        <w:t>MIS Quarterly</w:t>
      </w:r>
      <w:r>
        <w:t xml:space="preserve">, vol. 19, no. 2, pp. 213–236, 1995, doi: </w:t>
      </w:r>
      <w:hyperlink r:id="rId24">
        <w:r w:rsidR="00E80E7E">
          <w:rPr>
            <w:rStyle w:val="Hyperlink"/>
          </w:rPr>
          <w:t>10.2307/249689</w:t>
        </w:r>
      </w:hyperlink>
      <w:r>
        <w:t>.</w:t>
      </w:r>
    </w:p>
    <w:p w14:paraId="7A6CE3C0" w14:textId="77777777" w:rsidR="00E80E7E" w:rsidRDefault="00000000">
      <w:pPr>
        <w:pStyle w:val="Bibliography"/>
      </w:pPr>
      <w:bookmarkStart w:id="1039" w:name="ref-Zigurs1998"/>
      <w:bookmarkEnd w:id="1038"/>
      <w:r>
        <w:t xml:space="preserve">[16] </w:t>
      </w:r>
      <w:r>
        <w:tab/>
        <w:t xml:space="preserve">I. Zigurs and B. K. Buckland, “A theory of task/technology fit and group support systems effectiveness,” </w:t>
      </w:r>
      <w:r>
        <w:rPr>
          <w:i/>
          <w:iCs/>
        </w:rPr>
        <w:t>MIS Quarterly</w:t>
      </w:r>
      <w:r>
        <w:t xml:space="preserve">, vol. 22, no. 3, pp. 313–334, 1998, doi: </w:t>
      </w:r>
      <w:hyperlink r:id="rId25">
        <w:r w:rsidR="00E80E7E">
          <w:rPr>
            <w:rStyle w:val="Hyperlink"/>
          </w:rPr>
          <w:t>10.2307/249668</w:t>
        </w:r>
      </w:hyperlink>
      <w:r>
        <w:t>.</w:t>
      </w:r>
    </w:p>
    <w:p w14:paraId="3E6A40D9" w14:textId="77777777" w:rsidR="00E80E7E" w:rsidRDefault="00000000">
      <w:pPr>
        <w:pStyle w:val="Bibliography"/>
      </w:pPr>
      <w:bookmarkStart w:id="1040" w:name="ref-Ong2025RouteLLM"/>
      <w:bookmarkEnd w:id="1039"/>
      <w:r>
        <w:t xml:space="preserve">[17]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D46A7AA" w14:textId="77777777" w:rsidR="00E80E7E" w:rsidRDefault="00000000">
      <w:pPr>
        <w:pStyle w:val="Bibliography"/>
      </w:pPr>
      <w:bookmarkStart w:id="1041" w:name="ref-Ding2024HybridLLM"/>
      <w:bookmarkEnd w:id="1040"/>
      <w:r>
        <w:t xml:space="preserve">[18]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A9AEEA3" w14:textId="77777777" w:rsidR="00E80E7E" w:rsidRDefault="00000000">
      <w:pPr>
        <w:pStyle w:val="Bibliography"/>
      </w:pPr>
      <w:bookmarkStart w:id="1042" w:name="ref-Chen2024FrugalGPT"/>
      <w:bookmarkEnd w:id="1041"/>
      <w:r>
        <w:t xml:space="preserve">[19] </w:t>
      </w:r>
      <w:r>
        <w:tab/>
        <w:t xml:space="preserve">L. Chen, M. Zaharia, and J. Zou, “FrugalGPT: How to use large language models while reducing cost and improving performance,” </w:t>
      </w:r>
      <w:r>
        <w:rPr>
          <w:i/>
          <w:iCs/>
        </w:rPr>
        <w:t>Transactions on Machine Learning Research</w:t>
      </w:r>
      <w:r>
        <w:t>, 2024.</w:t>
      </w:r>
    </w:p>
    <w:p w14:paraId="54C1C0CD" w14:textId="77777777" w:rsidR="00E80E7E" w:rsidRDefault="00000000">
      <w:pPr>
        <w:pStyle w:val="Bibliography"/>
      </w:pPr>
      <w:bookmarkStart w:id="1043" w:name="ref-Collins2024TRIPODAI"/>
      <w:bookmarkEnd w:id="1042"/>
      <w:r>
        <w:t xml:space="preserve">[20]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6">
        <w:r w:rsidR="00E80E7E">
          <w:rPr>
            <w:rStyle w:val="Hyperlink"/>
          </w:rPr>
          <w:t>10.1136/bmj-2023-078378</w:t>
        </w:r>
      </w:hyperlink>
      <w:r>
        <w:t>.</w:t>
      </w:r>
    </w:p>
    <w:p w14:paraId="280E4D4B" w14:textId="77777777" w:rsidR="00E80E7E" w:rsidRDefault="00000000">
      <w:pPr>
        <w:pStyle w:val="Bibliography"/>
      </w:pPr>
      <w:bookmarkStart w:id="1044" w:name="ref-Liu2020CONSORTAI"/>
      <w:bookmarkEnd w:id="1043"/>
      <w:r>
        <w:t xml:space="preserve">[21]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7">
        <w:r w:rsidR="00E80E7E">
          <w:rPr>
            <w:rStyle w:val="Hyperlink"/>
          </w:rPr>
          <w:t>10.1038/s41591-020-1034-x</w:t>
        </w:r>
      </w:hyperlink>
      <w:r>
        <w:t>.</w:t>
      </w:r>
    </w:p>
    <w:p w14:paraId="47B80166" w14:textId="77777777" w:rsidR="00E80E7E" w:rsidRDefault="00000000">
      <w:pPr>
        <w:pStyle w:val="Bibliography"/>
      </w:pPr>
      <w:bookmarkStart w:id="1045" w:name="ref-Wei2022"/>
      <w:bookmarkEnd w:id="1044"/>
      <w:r>
        <w:t xml:space="preserve">[22]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791A8702" w14:textId="77777777" w:rsidR="00E80E7E" w:rsidRDefault="00000000">
      <w:pPr>
        <w:pStyle w:val="Bibliography"/>
      </w:pPr>
      <w:bookmarkStart w:id="1046" w:name="ref-Lievin2024"/>
      <w:bookmarkEnd w:id="1045"/>
      <w:r>
        <w:t xml:space="preserve">[23] </w:t>
      </w:r>
      <w:r>
        <w:tab/>
        <w:t xml:space="preserve">V. Liévin, C. E. Hother, A. G. Motzfeldt, and O. Winther, “Can large language models reason about medical questions?” </w:t>
      </w:r>
      <w:r>
        <w:rPr>
          <w:i/>
          <w:iCs/>
        </w:rPr>
        <w:t>Patterns</w:t>
      </w:r>
      <w:r>
        <w:t xml:space="preserve">, vol. 5, no. 3, p. 100943, 2024, doi: </w:t>
      </w:r>
      <w:hyperlink r:id="rId28">
        <w:r w:rsidR="00E80E7E">
          <w:rPr>
            <w:rStyle w:val="Hyperlink"/>
          </w:rPr>
          <w:t>10.1016/j.patter.2024.100943</w:t>
        </w:r>
      </w:hyperlink>
      <w:r>
        <w:t>.</w:t>
      </w:r>
    </w:p>
    <w:p w14:paraId="09BA5995" w14:textId="77777777" w:rsidR="00E80E7E" w:rsidRDefault="00000000">
      <w:pPr>
        <w:pStyle w:val="Bibliography"/>
      </w:pPr>
      <w:bookmarkStart w:id="1047" w:name="ref-Lewis2020"/>
      <w:bookmarkEnd w:id="1046"/>
      <w:r>
        <w:t xml:space="preserve">[24]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D0B545D" w14:textId="77777777" w:rsidR="00E80E7E" w:rsidRDefault="00000000">
      <w:pPr>
        <w:pStyle w:val="Bibliography"/>
      </w:pPr>
      <w:bookmarkStart w:id="1048" w:name="ref-Mallen2023"/>
      <w:bookmarkEnd w:id="1047"/>
      <w:r>
        <w:t xml:space="preserve">[25]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9">
        <w:r w:rsidR="00E80E7E">
          <w:rPr>
            <w:rStyle w:val="Hyperlink"/>
          </w:rPr>
          <w:t>10.18653/v1/2023.acl-long.546</w:t>
        </w:r>
      </w:hyperlink>
      <w:r>
        <w:t>.</w:t>
      </w:r>
    </w:p>
    <w:p w14:paraId="46B04635" w14:textId="77777777" w:rsidR="00E80E7E" w:rsidRDefault="00000000">
      <w:pPr>
        <w:pStyle w:val="Bibliography"/>
      </w:pPr>
      <w:bookmarkStart w:id="1049" w:name="ref-Bubeck2023"/>
      <w:bookmarkEnd w:id="1048"/>
      <w:r>
        <w:t xml:space="preserve">[26] </w:t>
      </w:r>
      <w:r>
        <w:tab/>
        <w:t xml:space="preserve">S. Bubeck </w:t>
      </w:r>
      <w:r>
        <w:rPr>
          <w:i/>
          <w:iCs/>
        </w:rPr>
        <w:t>et al.</w:t>
      </w:r>
      <w:r>
        <w:t xml:space="preserve">, “Sparks of artificial general intelligence: Early experiments with GPT-4,” </w:t>
      </w:r>
      <w:r>
        <w:rPr>
          <w:i/>
          <w:iCs/>
        </w:rPr>
        <w:t>arXiv preprint arXiv:2303.12712</w:t>
      </w:r>
      <w:r>
        <w:t>, 2023.</w:t>
      </w:r>
    </w:p>
    <w:p w14:paraId="73823199" w14:textId="77777777" w:rsidR="00E80E7E" w:rsidRDefault="00000000">
      <w:pPr>
        <w:pStyle w:val="Bibliography"/>
      </w:pPr>
      <w:bookmarkStart w:id="1050" w:name="ref-Dettmers2024"/>
      <w:bookmarkEnd w:id="1049"/>
      <w:r>
        <w:t xml:space="preserve">[27]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64B5AC52" w14:textId="77777777" w:rsidR="00E80E7E" w:rsidRDefault="00000000">
      <w:pPr>
        <w:pStyle w:val="Bibliography"/>
      </w:pPr>
      <w:bookmarkStart w:id="1051" w:name="ref-Miller1968"/>
      <w:bookmarkEnd w:id="1050"/>
      <w:r>
        <w:lastRenderedPageBreak/>
        <w:t xml:space="preserve">[28] </w:t>
      </w:r>
      <w:r>
        <w:tab/>
        <w:t xml:space="preserve">R. B. Miller, “Response time in man-computer conversational transactions,” in </w:t>
      </w:r>
      <w:r>
        <w:rPr>
          <w:i/>
          <w:iCs/>
        </w:rPr>
        <w:t>Proceedings of the december 9–11, 1968, fall joint computer conference, part I</w:t>
      </w:r>
      <w:r>
        <w:t xml:space="preserve">, 1968, pp. 267–277. doi: </w:t>
      </w:r>
      <w:hyperlink r:id="rId30">
        <w:r w:rsidR="00E80E7E">
          <w:rPr>
            <w:rStyle w:val="Hyperlink"/>
          </w:rPr>
          <w:t>10.1145/1476589.1476628</w:t>
        </w:r>
      </w:hyperlink>
      <w:r>
        <w:t>.</w:t>
      </w:r>
    </w:p>
    <w:p w14:paraId="28A0BBA7" w14:textId="77777777" w:rsidR="00E80E7E" w:rsidRDefault="00000000">
      <w:pPr>
        <w:pStyle w:val="Bibliography"/>
      </w:pPr>
      <w:bookmarkStart w:id="1052" w:name="ref-Nielsen1993"/>
      <w:bookmarkEnd w:id="1051"/>
      <w:r>
        <w:t xml:space="preserve">[29] </w:t>
      </w:r>
      <w:r>
        <w:tab/>
        <w:t xml:space="preserve">J. Nielsen, </w:t>
      </w:r>
      <w:r>
        <w:rPr>
          <w:i/>
          <w:iCs/>
        </w:rPr>
        <w:t>Usability engineering</w:t>
      </w:r>
      <w:r>
        <w:t>. Boston, MA: Academic Press, 1993.</w:t>
      </w:r>
    </w:p>
    <w:p w14:paraId="394BC4CB" w14:textId="77777777" w:rsidR="00E80E7E" w:rsidRDefault="00000000">
      <w:pPr>
        <w:pStyle w:val="Bibliography"/>
      </w:pPr>
      <w:bookmarkStart w:id="1053" w:name="ref-Kahneman1979"/>
      <w:bookmarkEnd w:id="1052"/>
      <w:r>
        <w:t xml:space="preserve">[30] </w:t>
      </w:r>
      <w:r>
        <w:tab/>
        <w:t xml:space="preserve">D. Kahneman and A. Tversky, “Prospect theory: An analysis of decision under risk,” </w:t>
      </w:r>
      <w:r>
        <w:rPr>
          <w:i/>
          <w:iCs/>
        </w:rPr>
        <w:t>Econometrica</w:t>
      </w:r>
      <w:r>
        <w:t xml:space="preserve">, vol. 47, no. 2, pp. 263–291, 1979, doi: </w:t>
      </w:r>
      <w:hyperlink r:id="rId31">
        <w:r w:rsidR="00E80E7E">
          <w:rPr>
            <w:rStyle w:val="Hyperlink"/>
          </w:rPr>
          <w:t>10.2307/1914185</w:t>
        </w:r>
      </w:hyperlink>
      <w:r>
        <w:t>.</w:t>
      </w:r>
    </w:p>
    <w:p w14:paraId="2AC97265" w14:textId="77777777" w:rsidR="00E80E7E" w:rsidRDefault="00000000">
      <w:pPr>
        <w:pStyle w:val="Bibliography"/>
      </w:pPr>
      <w:bookmarkStart w:id="1054" w:name="ref-Tversky1991"/>
      <w:bookmarkEnd w:id="1053"/>
      <w:r>
        <w:t xml:space="preserve">[31] </w:t>
      </w:r>
      <w:r>
        <w:tab/>
        <w:t xml:space="preserve">A. Tversky and D. Kahneman, “Loss aversion in riskless choice: A reference-dependent model,” </w:t>
      </w:r>
      <w:r>
        <w:rPr>
          <w:i/>
          <w:iCs/>
        </w:rPr>
        <w:t>The Quarterly Journal of Economics</w:t>
      </w:r>
      <w:r>
        <w:t xml:space="preserve">, vol. 106, no. 4, pp. 1039–1061, 1991, doi: </w:t>
      </w:r>
      <w:hyperlink r:id="rId32">
        <w:r w:rsidR="00E80E7E">
          <w:rPr>
            <w:rStyle w:val="Hyperlink"/>
          </w:rPr>
          <w:t>10.2307/2937956</w:t>
        </w:r>
      </w:hyperlink>
      <w:r>
        <w:t>.</w:t>
      </w:r>
    </w:p>
    <w:p w14:paraId="0D364D95" w14:textId="77777777" w:rsidR="00E80E7E" w:rsidRDefault="00000000">
      <w:pPr>
        <w:pStyle w:val="Bibliography"/>
      </w:pPr>
      <w:bookmarkStart w:id="1055" w:name="ref-Brutlag2009"/>
      <w:bookmarkEnd w:id="1054"/>
      <w:r>
        <w:t xml:space="preserve">[32] </w:t>
      </w:r>
      <w:r>
        <w:tab/>
        <w:t xml:space="preserve">J. Brutlag, “Speed matters for Google web search.” Google, Inc., research note, June 22, 2009. </w:t>
      </w:r>
      <w:hyperlink r:id="rId33">
        <w:r w:rsidR="00E80E7E">
          <w:rPr>
            <w:rStyle w:val="Hyperlink"/>
          </w:rPr>
          <w:t>https://services.google.com/fh/files/blogs/google_delayexp.pdf</w:t>
        </w:r>
      </w:hyperlink>
      <w:r>
        <w:t>, 2009.</w:t>
      </w:r>
    </w:p>
    <w:p w14:paraId="774B0C24" w14:textId="77777777" w:rsidR="00E80E7E" w:rsidRDefault="00000000">
      <w:pPr>
        <w:pStyle w:val="Bibliography"/>
      </w:pPr>
      <w:bookmarkStart w:id="1056" w:name="ref-Builtjes2025"/>
      <w:bookmarkEnd w:id="1055"/>
      <w:r>
        <w:t xml:space="preserve">[33]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4">
        <w:r w:rsidR="00E80E7E">
          <w:rPr>
            <w:rStyle w:val="Hyperlink"/>
          </w:rPr>
          <w:t>10.1093/jamiaopen/ooaf109</w:t>
        </w:r>
      </w:hyperlink>
      <w:r>
        <w:t>.</w:t>
      </w:r>
    </w:p>
    <w:p w14:paraId="151DB811" w14:textId="77777777" w:rsidR="00E80E7E" w:rsidRDefault="00000000">
      <w:pPr>
        <w:pStyle w:val="Bibliography"/>
      </w:pPr>
      <w:bookmarkStart w:id="1057" w:name="ref-Kaplan2020"/>
      <w:bookmarkEnd w:id="1056"/>
      <w:r>
        <w:t xml:space="preserve">[34] </w:t>
      </w:r>
      <w:r>
        <w:tab/>
        <w:t xml:space="preserve">J. Kaplan </w:t>
      </w:r>
      <w:r>
        <w:rPr>
          <w:i/>
          <w:iCs/>
        </w:rPr>
        <w:t>et al.</w:t>
      </w:r>
      <w:r>
        <w:t xml:space="preserve">, “Scaling laws for neural language models,” </w:t>
      </w:r>
      <w:r>
        <w:rPr>
          <w:i/>
          <w:iCs/>
        </w:rPr>
        <w:t>arXiv preprint arXiv:2001.08361</w:t>
      </w:r>
      <w:r>
        <w:t>, 2020.</w:t>
      </w:r>
    </w:p>
    <w:p w14:paraId="302B28BD" w14:textId="77777777" w:rsidR="00E80E7E" w:rsidRDefault="00000000">
      <w:pPr>
        <w:pStyle w:val="Bibliography"/>
      </w:pPr>
      <w:bookmarkStart w:id="1058" w:name="ref-AllenZhu2024"/>
      <w:bookmarkEnd w:id="1057"/>
      <w:r>
        <w:t xml:space="preserve">[35] </w:t>
      </w:r>
      <w:r>
        <w:tab/>
        <w:t xml:space="preserve">Z. Allen-Zhu and Y. Li, “Physics of language models: Part 3.3, knowledge capacity scaling laws,” </w:t>
      </w:r>
      <w:r>
        <w:rPr>
          <w:i/>
          <w:iCs/>
        </w:rPr>
        <w:t>arXiv preprint arXiv:2404.05405</w:t>
      </w:r>
      <w:r>
        <w:t>, 2024.</w:t>
      </w:r>
    </w:p>
    <w:p w14:paraId="02C695DC" w14:textId="77777777" w:rsidR="00E80E7E" w:rsidRDefault="00000000">
      <w:pPr>
        <w:pStyle w:val="Bibliography"/>
      </w:pPr>
      <w:bookmarkStart w:id="1059" w:name="ref-Dziri2023"/>
      <w:bookmarkEnd w:id="1058"/>
      <w:r>
        <w:t xml:space="preserve">[36]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176FB912" w14:textId="77777777" w:rsidR="00E80E7E" w:rsidRDefault="00000000">
      <w:pPr>
        <w:pStyle w:val="Bibliography"/>
      </w:pPr>
      <w:bookmarkStart w:id="1060" w:name="ref-Wu2025MedS"/>
      <w:bookmarkEnd w:id="1059"/>
      <w:r>
        <w:t xml:space="preserve">[37]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5">
        <w:r w:rsidR="00E80E7E">
          <w:rPr>
            <w:rStyle w:val="Hyperlink"/>
          </w:rPr>
          <w:t>10.1038/s41746-024-01390-4</w:t>
        </w:r>
      </w:hyperlink>
      <w:r>
        <w:t>.</w:t>
      </w:r>
    </w:p>
    <w:p w14:paraId="341B9819" w14:textId="77777777" w:rsidR="00E80E7E" w:rsidRDefault="00000000">
      <w:pPr>
        <w:pStyle w:val="Bibliography"/>
      </w:pPr>
      <w:bookmarkStart w:id="1061" w:name="ref-Bowker1948"/>
      <w:bookmarkEnd w:id="1060"/>
      <w:r>
        <w:t xml:space="preserve">[38] </w:t>
      </w:r>
      <w:r>
        <w:tab/>
        <w:t xml:space="preserve">A. H. Bowker, “A test for symmetry in contingency tables,” </w:t>
      </w:r>
      <w:r>
        <w:rPr>
          <w:i/>
          <w:iCs/>
        </w:rPr>
        <w:t>Journal of the American Statistical Association</w:t>
      </w:r>
      <w:r>
        <w:t xml:space="preserve">, vol. 43, no. 244, pp. 572–574, 1948, doi: </w:t>
      </w:r>
      <w:hyperlink r:id="rId36">
        <w:r w:rsidR="00E80E7E">
          <w:rPr>
            <w:rStyle w:val="Hyperlink"/>
          </w:rPr>
          <w:t>10.1080/01621459.1948.10483284</w:t>
        </w:r>
      </w:hyperlink>
      <w:r>
        <w:t>.</w:t>
      </w:r>
    </w:p>
    <w:p w14:paraId="21A6B62D" w14:textId="77777777" w:rsidR="00E80E7E" w:rsidRDefault="00000000">
      <w:pPr>
        <w:pStyle w:val="Bibliography"/>
      </w:pPr>
      <w:bookmarkStart w:id="1062" w:name="ref-Grothey2025"/>
      <w:bookmarkEnd w:id="1061"/>
      <w:r>
        <w:t xml:space="preserve">[39]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7">
        <w:r w:rsidR="00E80E7E">
          <w:rPr>
            <w:rStyle w:val="Hyperlink"/>
          </w:rPr>
          <w:t>10.1038/s43856-025-00808-8</w:t>
        </w:r>
      </w:hyperlink>
      <w:r>
        <w:t>.</w:t>
      </w:r>
    </w:p>
    <w:p w14:paraId="13A78D94" w14:textId="77777777" w:rsidR="00E80E7E" w:rsidRDefault="00000000">
      <w:pPr>
        <w:pStyle w:val="Bibliography"/>
      </w:pPr>
      <w:bookmarkStart w:id="1063" w:name="ref-Naemi2025"/>
      <w:bookmarkEnd w:id="1062"/>
      <w:r>
        <w:t xml:space="preserve">[40]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8">
        <w:r w:rsidR="00E80E7E">
          <w:rPr>
            <w:rStyle w:val="Hyperlink"/>
          </w:rPr>
          <w:t>10.1007/s41666-025-00221-9</w:t>
        </w:r>
      </w:hyperlink>
      <w:r>
        <w:t>.</w:t>
      </w:r>
    </w:p>
    <w:p w14:paraId="1DEF2735" w14:textId="77777777" w:rsidR="00E80E7E" w:rsidRDefault="00000000">
      <w:pPr>
        <w:pStyle w:val="Bibliography"/>
      </w:pPr>
      <w:bookmarkStart w:id="1064" w:name="ref-Wang2025"/>
      <w:bookmarkEnd w:id="1063"/>
      <w:r>
        <w:t xml:space="preserve">[41]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7ABFD7D2" w14:textId="77777777" w:rsidR="00E80E7E" w:rsidRDefault="00000000">
      <w:pPr>
        <w:pStyle w:val="Bibliography"/>
      </w:pPr>
      <w:bookmarkStart w:id="1065" w:name="ref-Zheng2026"/>
      <w:bookmarkEnd w:id="1064"/>
      <w:r>
        <w:lastRenderedPageBreak/>
        <w:t xml:space="preserve">[42]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9">
        <w:r w:rsidR="00E80E7E">
          <w:rPr>
            <w:rStyle w:val="Hyperlink"/>
          </w:rPr>
          <w:t>10.1007/s10278-026-01912-4</w:t>
        </w:r>
      </w:hyperlink>
      <w:r>
        <w:t>.</w:t>
      </w:r>
    </w:p>
    <w:p w14:paraId="2CC77CA4" w14:textId="77777777" w:rsidR="00E80E7E" w:rsidRDefault="00000000">
      <w:pPr>
        <w:pStyle w:val="Bibliography"/>
      </w:pPr>
      <w:bookmarkStart w:id="1066" w:name="ref-Hanafi2024"/>
      <w:bookmarkEnd w:id="1065"/>
      <w:r>
        <w:t xml:space="preserve">[43] </w:t>
      </w:r>
      <w:r>
        <w:tab/>
        <w:t xml:space="preserve">A. Hanafi, M. Saad, N. Zahran, R. J. Hanafy, and M. E. Fouda, “A comprehensive evaluation of large language models on mental illnesses,” </w:t>
      </w:r>
      <w:r>
        <w:rPr>
          <w:i/>
          <w:iCs/>
        </w:rPr>
        <w:t>arXiv preprint arXiv:2409.15687</w:t>
      </w:r>
      <w:r>
        <w:t>, 2024.</w:t>
      </w:r>
    </w:p>
    <w:p w14:paraId="7C0561E3" w14:textId="77777777" w:rsidR="00E80E7E" w:rsidRDefault="00000000">
      <w:pPr>
        <w:pStyle w:val="Bibliography"/>
      </w:pPr>
      <w:bookmarkStart w:id="1067" w:name="ref-Liu2025ClinIE"/>
      <w:bookmarkEnd w:id="1066"/>
      <w:r>
        <w:t xml:space="preserve">[44]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40">
        <w:r w:rsidR="00E80E7E">
          <w:rPr>
            <w:rStyle w:val="Hyperlink"/>
          </w:rPr>
          <w:t>10.1038/s41598-025-28767-z</w:t>
        </w:r>
      </w:hyperlink>
      <w:r>
        <w:t>.</w:t>
      </w:r>
    </w:p>
    <w:p w14:paraId="75893826" w14:textId="77777777" w:rsidR="00E80E7E" w:rsidRDefault="00000000">
      <w:pPr>
        <w:pStyle w:val="Bibliography"/>
      </w:pPr>
      <w:bookmarkStart w:id="1068" w:name="ref-Dawood2025"/>
      <w:bookmarkEnd w:id="1067"/>
      <w:r>
        <w:t xml:space="preserve">[45]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2C3BFF38" w14:textId="77777777" w:rsidR="00E80E7E" w:rsidRDefault="00000000">
      <w:pPr>
        <w:pStyle w:val="Bibliography"/>
      </w:pPr>
      <w:bookmarkStart w:id="1069" w:name="ref-Hou2025"/>
      <w:bookmarkEnd w:id="1068"/>
      <w:r>
        <w:t xml:space="preserve">[46]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1">
        <w:r w:rsidR="00E80E7E">
          <w:rPr>
            <w:rStyle w:val="Hyperlink"/>
          </w:rPr>
          <w:t>10.1038/s44401-025-00018-3</w:t>
        </w:r>
      </w:hyperlink>
      <w:r>
        <w:t>.</w:t>
      </w:r>
    </w:p>
    <w:p w14:paraId="14BAD319" w14:textId="77777777" w:rsidR="00E80E7E" w:rsidRDefault="00000000">
      <w:pPr>
        <w:pStyle w:val="Bibliography"/>
      </w:pPr>
      <w:bookmarkStart w:id="1070" w:name="ref-Ranjit2024"/>
      <w:bookmarkEnd w:id="1069"/>
      <w:r>
        <w:t xml:space="preserve">[47] </w:t>
      </w:r>
      <w:r>
        <w:tab/>
        <w:t xml:space="preserve">M. Ranjit, S. Srivastav, and T. Ganu, “RadPhi-3: Small language models for radiology,” </w:t>
      </w:r>
      <w:r>
        <w:rPr>
          <w:i/>
          <w:iCs/>
        </w:rPr>
        <w:t>arXiv preprint arXiv:2411.13604</w:t>
      </w:r>
      <w:r>
        <w:t>, 2024.</w:t>
      </w:r>
    </w:p>
    <w:p w14:paraId="5E41320F" w14:textId="77777777" w:rsidR="00E80E7E" w:rsidRDefault="00000000">
      <w:pPr>
        <w:pStyle w:val="Bibliography"/>
      </w:pPr>
      <w:bookmarkStart w:id="1071" w:name="ref-DeVito2025"/>
      <w:bookmarkEnd w:id="1070"/>
      <w:r>
        <w:t xml:space="preserve">[48] </w:t>
      </w:r>
      <w:r>
        <w:tab/>
        <w:t xml:space="preserve">G. De Vito, F. Ferrucci, and A. Angelakis, “LLMs for drug-drug interaction prediction: A comprehensive comparison,” </w:t>
      </w:r>
      <w:r>
        <w:rPr>
          <w:i/>
          <w:iCs/>
        </w:rPr>
        <w:t>arXiv preprint arXiv:2502.06890</w:t>
      </w:r>
      <w:r>
        <w:t>, 2025.</w:t>
      </w:r>
    </w:p>
    <w:p w14:paraId="062A4A56" w14:textId="77777777" w:rsidR="00E80E7E" w:rsidRDefault="00000000">
      <w:pPr>
        <w:pStyle w:val="Bibliography"/>
      </w:pPr>
      <w:bookmarkStart w:id="1072" w:name="ref-Kim2025"/>
      <w:bookmarkEnd w:id="1071"/>
      <w:r>
        <w:t xml:space="preserve">[49]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2">
        <w:r w:rsidR="00E80E7E">
          <w:rPr>
            <w:rStyle w:val="Hyperlink"/>
          </w:rPr>
          <w:t>10.1038/s41746-025-01653-8</w:t>
        </w:r>
      </w:hyperlink>
      <w:r>
        <w:t>.</w:t>
      </w:r>
    </w:p>
    <w:p w14:paraId="1F727366" w14:textId="77777777" w:rsidR="00E80E7E" w:rsidRDefault="00000000">
      <w:pPr>
        <w:pStyle w:val="Bibliography"/>
      </w:pPr>
      <w:bookmarkStart w:id="1073" w:name="ref-Williams2026FITSLMHCTool"/>
      <w:bookmarkEnd w:id="1072"/>
      <w:r>
        <w:t xml:space="preserve">[50] </w:t>
      </w:r>
      <w:r>
        <w:tab/>
        <w:t xml:space="preserve">H. Williams, “FIT-SLM-HC decision tool: An interactive companion for task-technology fit assessment of small language models in healthcare.” </w:t>
      </w:r>
      <w:hyperlink r:id="rId43">
        <w:r w:rsidR="00E80E7E">
          <w:rPr>
            <w:rStyle w:val="Hyperlink"/>
          </w:rPr>
          <w:t>https://hantswilliams.github.io/fit-slm-hc/</w:t>
        </w:r>
      </w:hyperlink>
      <w:r>
        <w:t>, 2026.</w:t>
      </w:r>
      <w:bookmarkEnd w:id="946"/>
      <w:bookmarkEnd w:id="1024"/>
      <w:bookmarkEnd w:id="1073"/>
    </w:p>
    <w:p w14:paraId="48CCB056" w14:textId="77777777" w:rsidR="00A8534C" w:rsidRDefault="00000000">
      <w:pPr>
        <w:pStyle w:val="Bibliography"/>
        <w:rPr>
          <w:ins w:id="1074" w:author="Claude" w:date="2026-09-01T16:00:00Z"/>
        </w:rPr>
      </w:pPr>
      <w:ins w:id="1075" w:author="Claude" w:date="2026-09-01T16:00:00Z">
        <w:r>
          <w:t>[51] N. H. Shah, D. Entwistle, and M. A. Pfeffer, “Creation and adoption of large language models in medicine,” JAMA, vol. 330, no. 9, pp. 866–869, 2023, doi: 10.1001/jama.2023.14217.</w:t>
        </w:r>
      </w:ins>
    </w:p>
    <w:p w14:paraId="6F95BEE9" w14:textId="77777777" w:rsidR="00A8534C" w:rsidRDefault="00000000">
      <w:pPr>
        <w:pStyle w:val="Bibliography"/>
        <w:rPr>
          <w:ins w:id="1076" w:author="Claude" w:date="2026-09-01T16:00:00Z"/>
        </w:rPr>
      </w:pPr>
      <w:ins w:id="1077" w:author="Claude" w:date="2026-09-01T16:00:00Z">
        <w:r>
          <w:t>[52] S. Bedi et al., “Testing and evaluation of health care applications of large language models: A systematic review,” JAMA, vol. 333, no. 4, pp. 319–328, 2025, doi: 10.1001/jama.2024.21700.</w:t>
        </w:r>
      </w:ins>
    </w:p>
    <w:p w14:paraId="17436A0A" w14:textId="77777777" w:rsidR="006650DE" w:rsidRDefault="00000000">
      <w:pPr>
        <w:pStyle w:val="Bibliography"/>
        <w:rPr>
          <w:ins w:id="1078" w:author="Claude" w:date="2026-09-02T16:00:00Z"/>
        </w:rPr>
      </w:pPr>
      <w:ins w:id="1079" w:author="Claude" w:date="2026-09-02T16:00:00Z">
        <w:r>
          <w:t>[53] B. Meskó and E. J. Topol, “The imperative for regulatory oversight of large language models (or generative AI) in healthcare,” npj Digital Medicine, vol. 6, no. 1, p. 120, 2023, doi: 10.1038/s41746-023-00873-0.</w:t>
        </w:r>
      </w:ins>
    </w:p>
    <w:sectPr w:rsidR="006650D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Williams, Hants A" w:date="2026-09-02T12:41:00Z" w:initials="WHA">
    <w:p w14:paraId="7AAA840A" w14:textId="77777777" w:rsidR="004E38CA" w:rsidRDefault="004E38CA" w:rsidP="004E38CA">
      <w:r>
        <w:rPr>
          <w:rStyle w:val="CommentReference"/>
        </w:rPr>
        <w:annotationRef/>
      </w:r>
      <w:r>
        <w:rPr>
          <w:sz w:val="20"/>
          <w:szCs w:val="20"/>
        </w:rPr>
        <w:t>i dont really like the word tiers</w:t>
      </w:r>
    </w:p>
  </w:comment>
  <w:comment w:id="113" w:author="Williams, Hants A" w:date="2026-08-31T19:32:00Z" w:initials="WHA">
    <w:p w14:paraId="22AC522B" w14:textId="77777777" w:rsidR="0098211E" w:rsidRDefault="0098211E" w:rsidP="0098211E">
      <w:r>
        <w:rPr>
          <w:rStyle w:val="CommentReference"/>
        </w:rPr>
        <w:annotationRef/>
      </w:r>
      <w:r>
        <w:rPr>
          <w:sz w:val="20"/>
          <w:szCs w:val="20"/>
        </w:rPr>
        <w:t>perhaps there is another way of phrasing this - sounds kind of strange as stated currently</w:t>
      </w:r>
    </w:p>
  </w:comment>
  <w:comment w:id="114" w:author="Claude" w:date="2026-09-02T14:28:00Z" w:initials="C">
    <w:p w14:paraId="7C9FA25D" w14:textId="77777777" w:rsidR="006650DE" w:rsidRDefault="00000000">
      <w:r>
        <w:rPr>
          <w:rStyle w:val="CommentReference"/>
        </w:rPr>
        <w:annotationRef/>
      </w:r>
      <w:r>
        <w:rPr>
          <w:color w:val="000000"/>
          <w:sz w:val="20"/>
          <w:szCs w:val="20"/>
        </w:rPr>
        <w:t>Kept your new sentence and tightened it: 'It is important to note two design decisions behind this framework.' (dropped '(intent)' and the trailing clause). Also fixed 'a objective' -&gt; 'an objective' and 'whats' -&gt; 'what is' just after.</w:t>
      </w:r>
    </w:p>
  </w:comment>
  <w:comment w:id="115" w:author="Claude" w:date="2026-09-01T15:54:00Z" w:initials="C">
    <w:p w14:paraId="39B6E4E8" w14:textId="77777777" w:rsidR="00A8534C" w:rsidRDefault="00000000">
      <w:r>
        <w:rPr>
          <w:rStyle w:val="CommentReference"/>
        </w:rPr>
        <w:annotationRef/>
      </w:r>
      <w:r>
        <w:rPr>
          <w:color w:val="000000"/>
          <w:sz w:val="20"/>
          <w:szCs w:val="20"/>
        </w:rPr>
        <w:t>Reworded to 'Two clarifications are needed at the outset.'</w:t>
      </w:r>
    </w:p>
  </w:comment>
  <w:comment w:id="473" w:author="Williams, Hants A" w:date="2026-08-31T20:07:00Z" w:initials="WHA">
    <w:p w14:paraId="70BA69E1" w14:textId="77777777" w:rsidR="006B3891" w:rsidRDefault="006B3891" w:rsidP="006B3891">
      <w:r>
        <w:rPr>
          <w:rStyle w:val="CommentReference"/>
        </w:rPr>
        <w:annotationRef/>
      </w:r>
      <w:r>
        <w:rPr>
          <w:sz w:val="20"/>
          <w:szCs w:val="20"/>
        </w:rPr>
        <w:t>why do these details matter? as i was reading through this paragraph, i struggle as a lay reader (nurse/physician) why i should care about these details</w:t>
      </w:r>
    </w:p>
  </w:comment>
  <w:comment w:id="474" w:author="Claude" w:date="2026-09-02T14:28:00Z" w:initials="C">
    <w:p w14:paraId="4D8521F3" w14:textId="77777777" w:rsidR="006650DE" w:rsidRDefault="00000000">
      <w:r>
        <w:rPr>
          <w:rStyle w:val="CommentReference"/>
        </w:rPr>
        <w:annotationRef/>
      </w:r>
      <w:r>
        <w:rPr>
          <w:color w:val="000000"/>
          <w:sz w:val="20"/>
          <w:szCs w:val="20"/>
        </w:rPr>
        <w:t>Your deletion of this paragraph works: the essential caveat (possible task-family exposure in the MedS-Bench cluster) still survives in the Table 5 notes (note a), so nothing further is needed.</w:t>
      </w:r>
    </w:p>
  </w:comment>
  <w:comment w:id="475" w:author="Claude" w:date="2026-09-01T15:54:00Z" w:initials="C">
    <w:p w14:paraId="1BB7FD1D" w14:textId="77777777" w:rsidR="00A8534C" w:rsidRDefault="00000000">
      <w:r>
        <w:rPr>
          <w:rStyle w:val="CommentReference"/>
        </w:rPr>
        <w:annotationRef/>
      </w:r>
      <w:r>
        <w:rPr>
          <w:color w:val="000000"/>
          <w:sz w:val="20"/>
          <w:szCs w:val="20"/>
        </w:rPr>
        <w:t>Added a plain-language follow-up explaining why these details matter: both facts can inflate the small model's apparent advantage, so this cluster's AR values are best read as an upper bound.</w:t>
      </w:r>
    </w:p>
  </w:comment>
  <w:comment w:id="537" w:author="Williams, Hants A" w:date="2026-09-02T07:07:00Z" w:initials="WHA">
    <w:p w14:paraId="2EACE82C" w14:textId="77777777" w:rsidR="00467DD8" w:rsidRDefault="00467DD8" w:rsidP="00467DD8">
      <w:r>
        <w:rPr>
          <w:rStyle w:val="CommentReference"/>
        </w:rPr>
        <w:annotationRef/>
      </w:r>
      <w:r>
        <w:rPr>
          <w:sz w:val="20"/>
          <w:szCs w:val="20"/>
        </w:rPr>
        <w:t>i think this is too much detail here</w:t>
      </w:r>
    </w:p>
  </w:comment>
  <w:comment w:id="538" w:author="Claude" w:date="2026-09-02T14:28:00Z" w:initials="C">
    <w:p w14:paraId="6CE5A1F0" w14:textId="77777777" w:rsidR="006650DE" w:rsidRDefault="00000000">
      <w:r>
        <w:rPr>
          <w:rStyle w:val="CommentReference"/>
        </w:rPr>
        <w:annotationRef/>
      </w:r>
      <w:r>
        <w:rPr>
          <w:color w:val="000000"/>
          <w:sz w:val="20"/>
          <w:szCs w:val="20"/>
        </w:rPr>
        <w:t>Removed - the sentence now reads 'agreement, κ, the direction of all disagreements...'</w:t>
      </w:r>
    </w:p>
  </w:comment>
  <w:comment w:id="547" w:author="Williams, Hants A" w:date="2026-09-02T07:09:00Z" w:initials="WHA">
    <w:p w14:paraId="4BCADB86" w14:textId="77777777" w:rsidR="00467DD8" w:rsidRDefault="00467DD8" w:rsidP="00467DD8">
      <w:r>
        <w:rPr>
          <w:rStyle w:val="CommentReference"/>
        </w:rPr>
        <w:annotationRef/>
      </w:r>
      <w:r>
        <w:rPr>
          <w:sz w:val="20"/>
          <w:szCs w:val="20"/>
        </w:rPr>
        <w:t>this should also be simplified here</w:t>
      </w:r>
    </w:p>
  </w:comment>
  <w:comment w:id="548" w:author="Claude" w:date="2026-09-02T14:28:00Z" w:initials="C">
    <w:p w14:paraId="6389A109" w14:textId="77777777" w:rsidR="006650DE" w:rsidRDefault="00000000">
      <w:r>
        <w:rPr>
          <w:rStyle w:val="CommentReference"/>
        </w:rPr>
        <w:annotationRef/>
      </w:r>
      <w:r>
        <w:rPr>
          <w:color w:val="000000"/>
          <w:sz w:val="20"/>
          <w:szCs w:val="20"/>
        </w:rPr>
        <w:t>Simplified to 'Formal association tests are reported in Appendix 5 and are exploratory.'</w:t>
      </w:r>
    </w:p>
  </w:comment>
  <w:comment w:id="567" w:author="Williams, Hants A" w:date="2026-09-01T10:12:00Z" w:initials="WHA">
    <w:p w14:paraId="46E4971E" w14:textId="77777777" w:rsidR="0020647B" w:rsidRDefault="0020647B" w:rsidP="0020647B">
      <w:r>
        <w:rPr>
          <w:rStyle w:val="CommentReference"/>
        </w:rPr>
        <w:annotationRef/>
      </w:r>
      <w:r>
        <w:rPr>
          <w:sz w:val="20"/>
          <w:szCs w:val="20"/>
        </w:rPr>
        <w:t>this sentance should be rephrased</w:t>
      </w:r>
    </w:p>
  </w:comment>
  <w:comment w:id="568" w:author="Claude" w:date="2026-09-02T14:28:00Z" w:initials="C">
    <w:p w14:paraId="1E87CB73" w14:textId="77777777" w:rsidR="006650DE" w:rsidRDefault="00000000">
      <w:r>
        <w:rPr>
          <w:rStyle w:val="CommentReference"/>
        </w:rPr>
        <w:annotationRef/>
      </w:r>
      <w:r>
        <w:rPr>
          <w:color w:val="000000"/>
          <w:sz w:val="20"/>
          <w:szCs w:val="20"/>
        </w:rPr>
        <w:t>Your deletion stands - the paragraph now goes straight from the setup to the numbers, which reads fine. No further change from me.</w:t>
      </w:r>
    </w:p>
  </w:comment>
  <w:comment w:id="569" w:author="Claude" w:date="2026-09-01T15:54:00Z" w:initials="C">
    <w:p w14:paraId="19C5A1FB" w14:textId="77777777" w:rsidR="00A8534C" w:rsidRDefault="00000000">
      <w:r>
        <w:rPr>
          <w:rStyle w:val="CommentReference"/>
        </w:rPr>
        <w:annotationRef/>
      </w:r>
      <w:r>
        <w:rPr>
          <w:color w:val="000000"/>
          <w:sz w:val="20"/>
          <w:szCs w:val="20"/>
        </w:rPr>
        <w:t>Reworded to 'Two features of this comparison matter before turning to the numbers.'</w:t>
      </w:r>
    </w:p>
  </w:comment>
  <w:comment w:id="651" w:author="Williams, Hants A" w:date="2026-09-02T07:23:00Z" w:initials="WHA">
    <w:p w14:paraId="28E7855C" w14:textId="77777777" w:rsidR="00757003" w:rsidRDefault="00757003" w:rsidP="00757003">
      <w:r>
        <w:rPr>
          <w:rStyle w:val="CommentReference"/>
        </w:rPr>
        <w:annotationRef/>
      </w:r>
      <w:r>
        <w:rPr>
          <w:sz w:val="20"/>
          <w:szCs w:val="20"/>
        </w:rPr>
        <w:t>perhaps we could use another word here that is not bounded?</w:t>
      </w:r>
    </w:p>
  </w:comment>
  <w:comment w:id="652" w:author="Claude" w:date="2026-09-02T14:28:00Z" w:initials="C">
    <w:p w14:paraId="07B342BA" w14:textId="77777777" w:rsidR="006650DE" w:rsidRDefault="00000000">
      <w:r>
        <w:rPr>
          <w:rStyle w:val="CommentReference"/>
        </w:rPr>
        <w:annotationRef/>
      </w:r>
      <w:r>
        <w:rPr>
          <w:color w:val="000000"/>
          <w:sz w:val="20"/>
          <w:szCs w:val="20"/>
        </w:rPr>
        <w:t>Replaced with 'the provided context', and fixed the sentence structure around the task list ('tasks: report labeling, ...').</w:t>
      </w:r>
    </w:p>
  </w:comment>
  <w:comment w:id="716" w:author="Williams, Hants A" w:date="2026-09-01T10:22:00Z" w:initials="WHA">
    <w:p w14:paraId="0BA6058C" w14:textId="77777777" w:rsidR="00020135" w:rsidRDefault="00020135" w:rsidP="00020135">
      <w:r>
        <w:rPr>
          <w:rStyle w:val="CommentReference"/>
        </w:rPr>
        <w:annotationRef/>
      </w:r>
      <w:r>
        <w:rPr>
          <w:sz w:val="20"/>
          <w:szCs w:val="20"/>
        </w:rPr>
        <w:t xml:space="preserve">this also needs to be simplified, to compelx wording </w:t>
      </w:r>
    </w:p>
  </w:comment>
  <w:comment w:id="717" w:author="Claude" w:date="2026-09-01T15:54:00Z" w:initials="C">
    <w:p w14:paraId="7E6645D4" w14:textId="77777777" w:rsidR="00A8534C" w:rsidRDefault="00000000">
      <w:r>
        <w:rPr>
          <w:rStyle w:val="CommentReference"/>
        </w:rPr>
        <w:annotationRef/>
      </w:r>
      <w:r>
        <w:rPr>
          <w:color w:val="000000"/>
          <w:sz w:val="20"/>
          <w:szCs w:val="20"/>
        </w:rPr>
        <w:t>Simplified: kept the three named dependencies, condensed the statistical restatement to 'remove any one of these supports and the effect weakens or disappears.'</w:t>
      </w:r>
    </w:p>
  </w:comment>
  <w:comment w:id="711" w:author="Williams, Hants A" w:date="2026-09-02T09:26:00Z" w:initials="WHA">
    <w:p w14:paraId="3C2677FB" w14:textId="77777777" w:rsidR="00790D24" w:rsidRDefault="00790D24" w:rsidP="00790D24">
      <w:r>
        <w:rPr>
          <w:rStyle w:val="CommentReference"/>
        </w:rPr>
        <w:annotationRef/>
      </w:r>
      <w:r>
        <w:rPr>
          <w:sz w:val="20"/>
          <w:szCs w:val="20"/>
        </w:rPr>
        <w:t>would it make sense just to remove this whole paragraph? i still find it confusing, perhaps a little too in the weeds</w:t>
      </w:r>
    </w:p>
  </w:comment>
  <w:comment w:id="712" w:author="Claude" w:date="2026-09-02T14:28:00Z" w:initials="C">
    <w:p w14:paraId="199115C9" w14:textId="77777777" w:rsidR="006650DE" w:rsidRDefault="00000000">
      <w:r>
        <w:rPr>
          <w:rStyle w:val="CommentReference"/>
        </w:rPr>
        <w:annotationRef/>
      </w:r>
      <w:r>
        <w:rPr>
          <w:color w:val="000000"/>
          <w:sz w:val="20"/>
          <w:szCs w:val="20"/>
        </w:rPr>
        <w:t>Agreed - I tracked-deleted the leave-one-study-out and 126-subsample detail from the main text. So that the analyses promised in Methods (items b and c) are still reported somewhere, those numbers now sit in one sentence in Appendix 5, and the kept sentence here points to them. What remains in the main text is the plain-language conclusion plus the descriptive claim.</w:t>
      </w:r>
    </w:p>
  </w:comment>
  <w:comment w:id="742" w:author="Williams, Hants A" w:date="2026-09-01T10:23:00Z" w:initials="WHA">
    <w:p w14:paraId="0D1A973A" w14:textId="77777777" w:rsidR="00020135" w:rsidRDefault="00020135" w:rsidP="00020135">
      <w:r>
        <w:rPr>
          <w:rStyle w:val="CommentReference"/>
        </w:rPr>
        <w:annotationRef/>
      </w:r>
      <w:r>
        <w:rPr>
          <w:sz w:val="20"/>
          <w:szCs w:val="20"/>
        </w:rPr>
        <w:t>unsure if we really need these sections below, seem to not add too much to the overall story. if you feel we still need them, should really shorten perhaps just to one single paragraph</w:t>
      </w:r>
    </w:p>
  </w:comment>
  <w:comment w:id="743" w:author="Claude" w:date="2026-09-01T15:54:00Z" w:initials="C">
    <w:p w14:paraId="216C674C" w14:textId="77777777" w:rsidR="00A8534C" w:rsidRDefault="00000000">
      <w:r>
        <w:rPr>
          <w:rStyle w:val="CommentReference"/>
        </w:rPr>
        <w:annotationRef/>
      </w:r>
      <w:r>
        <w:rPr>
          <w:color w:val="000000"/>
          <w:sz w:val="20"/>
          <w:szCs w:val="20"/>
        </w:rPr>
        <w:t>My read: the scoring audit and the latency-gap passages earn their keep - the audit backs the paper's honesty claims and is referenced from the Limitations, and the latency gap sets up the Section 4 reporting recommendation. Both are now shortened (the statistical detail in the audit is condensed to one sentence, the study-by-study latency enumeration to one line). 'Additional qualitative patterns' was the most droppable, so it is condensed hardest - happy to cut it entirely if you prefer.</w:t>
      </w:r>
    </w:p>
  </w:comment>
  <w:comment w:id="744" w:author="Williams, Hants A" w:date="2026-09-02T09:27:00Z" w:initials="WHA">
    <w:p w14:paraId="66960724" w14:textId="77777777" w:rsidR="00790D24" w:rsidRDefault="00790D24" w:rsidP="00790D24">
      <w:r>
        <w:rPr>
          <w:rStyle w:val="CommentReference"/>
        </w:rPr>
        <w:annotationRef/>
      </w:r>
      <w:r>
        <w:rPr>
          <w:sz w:val="20"/>
          <w:szCs w:val="20"/>
        </w:rPr>
        <w:t xml:space="preserve">we need to further simplify this, i want it to just be a single paragraph ideally </w:t>
      </w:r>
    </w:p>
  </w:comment>
  <w:comment w:id="745" w:author="Claude" w:date="2026-09-02T14:28:00Z" w:initials="C">
    <w:p w14:paraId="445F3504" w14:textId="77777777" w:rsidR="006650DE" w:rsidRDefault="00000000">
      <w:r>
        <w:rPr>
          <w:rStyle w:val="CommentReference"/>
        </w:rPr>
        <w:annotationRef/>
      </w:r>
      <w:r>
        <w:rPr>
          <w:color w:val="000000"/>
          <w:sz w:val="20"/>
          <w:szCs w:val="20"/>
        </w:rPr>
        <w:t>Done - the audit, qualitative patterns, and latency-gap subsections are consolidated into a single paragraph ('Three further observations complete the picture...'). It keeps the audit's key statistics (agreement, kappa, sign test, Bowker) so Methods and Results still match, and keeps the caveat that the biggest adaptation gains come from the MedS-Bench cluster (Table 5, note a). Full detail remains in Table 7, Appendix 5, and the companion repository.</w:t>
      </w:r>
    </w:p>
  </w:comment>
  <w:comment w:id="817" w:author="Williams, Hants A" w:date="2026-09-01T10:24:00Z" w:initials="WHA">
    <w:p w14:paraId="26B0EC7B" w14:textId="77777777" w:rsidR="00020135" w:rsidRDefault="00020135" w:rsidP="00020135">
      <w:r>
        <w:rPr>
          <w:rStyle w:val="CommentReference"/>
        </w:rPr>
        <w:annotationRef/>
      </w:r>
      <w:r>
        <w:rPr>
          <w:sz w:val="20"/>
          <w:szCs w:val="20"/>
        </w:rPr>
        <w:t xml:space="preserve">perhaps there is another word we can use instead of contratined - perhaps 'limited' or inclsuive? </w:t>
      </w:r>
    </w:p>
  </w:comment>
  <w:comment w:id="818" w:author="Claude" w:date="2026-09-01T15:54:00Z" w:initials="C">
    <w:p w14:paraId="14179B2A" w14:textId="77777777" w:rsidR="00A8534C" w:rsidRDefault="00000000">
      <w:r>
        <w:rPr>
          <w:rStyle w:val="CommentReference"/>
        </w:rPr>
        <w:annotationRef/>
      </w:r>
      <w:r>
        <w:rPr>
          <w:color w:val="000000"/>
          <w:sz w:val="20"/>
          <w:szCs w:val="20"/>
        </w:rPr>
        <w:t>Used 'well-defined' here and in the matching sentence in Section 3.6 ('limited' read as ambiguous - it could suggest the tasks are of limited value).</w:t>
      </w:r>
    </w:p>
  </w:comment>
  <w:comment w:id="841" w:author="Williams, Hants A" w:date="2026-09-01T10:26:00Z" w:initials="WHA">
    <w:p w14:paraId="18933258" w14:textId="77777777" w:rsidR="00020135" w:rsidRDefault="00020135" w:rsidP="00020135">
      <w:r>
        <w:rPr>
          <w:rStyle w:val="CommentReference"/>
        </w:rPr>
        <w:annotationRef/>
      </w:r>
      <w:r>
        <w:rPr>
          <w:sz w:val="20"/>
          <w:szCs w:val="20"/>
        </w:rPr>
        <w:t>i really like this point, perhaps it can also be emphasized somewhere in the abstract</w:t>
      </w:r>
    </w:p>
  </w:comment>
  <w:comment w:id="842" w:author="Claude" w:date="2026-09-01T15:54:00Z" w:initials="C">
    <w:p w14:paraId="0038312B" w14:textId="77777777" w:rsidR="00A8534C" w:rsidRDefault="00000000">
      <w:r>
        <w:rPr>
          <w:rStyle w:val="CommentReference"/>
        </w:rPr>
        <w:annotationRef/>
      </w:r>
      <w:r>
        <w:rPr>
          <w:color w:val="000000"/>
          <w:sz w:val="20"/>
          <w:szCs w:val="20"/>
        </w:rPr>
        <w:t>Added a sentence to the abstract's Conclusions making exactly this point: verdicts are indexed to a system, reference, and date, and the procedure is meant to be re-run, so model turnover strengthens the case for it.</w:t>
      </w:r>
    </w:p>
  </w:comment>
  <w:comment w:id="916" w:author="Williams, Hants A" w:date="2026-09-01T10:29:00Z" w:initials="WHA">
    <w:p w14:paraId="38EED46E" w14:textId="77777777" w:rsidR="00991188" w:rsidRDefault="00991188" w:rsidP="00991188">
      <w:r>
        <w:rPr>
          <w:rStyle w:val="CommentReference"/>
        </w:rPr>
        <w:annotationRef/>
      </w:r>
      <w:r>
        <w:rPr>
          <w:sz w:val="20"/>
          <w:szCs w:val="20"/>
        </w:rPr>
        <w:t>i think this paragraph can probably be dropped</w:t>
      </w:r>
    </w:p>
  </w:comment>
  <w:comment w:id="917" w:author="Claude" w:date="2026-09-01T15:54:00Z" w:initials="C">
    <w:p w14:paraId="03B190E4" w14:textId="77777777" w:rsidR="00A8534C" w:rsidRDefault="00000000">
      <w:r>
        <w:rPr>
          <w:rStyle w:val="CommentReference"/>
        </w:rPr>
        <w:annotationRef/>
      </w:r>
      <w:r>
        <w:rPr>
          <w:color w:val="000000"/>
          <w:sz w:val="20"/>
          <w:szCs w:val="20"/>
        </w:rPr>
        <w:t>Dropped (tracked deletion).</w:t>
      </w:r>
    </w:p>
  </w:comment>
  <w:comment w:id="922" w:author="Williams, Hants A" w:date="2026-09-01T10:30:00Z" w:initials="WHA">
    <w:p w14:paraId="34E74ADC" w14:textId="77777777" w:rsidR="00991188" w:rsidRDefault="00991188" w:rsidP="00991188">
      <w:r>
        <w:rPr>
          <w:rStyle w:val="CommentReference"/>
        </w:rPr>
        <w:annotationRef/>
      </w:r>
      <w:r>
        <w:rPr>
          <w:sz w:val="20"/>
          <w:szCs w:val="20"/>
        </w:rPr>
        <w:t xml:space="preserve">perhaps this paragraph should be moved to the limitations section? </w:t>
      </w:r>
    </w:p>
  </w:comment>
  <w:comment w:id="923" w:author="Claude" w:date="2026-09-01T15:54:00Z" w:initials="C">
    <w:p w14:paraId="37768B8F" w14:textId="77777777" w:rsidR="00A8534C" w:rsidRDefault="00000000">
      <w:r>
        <w:rPr>
          <w:rStyle w:val="CommentReference"/>
        </w:rPr>
        <w:annotationRef/>
      </w:r>
      <w:r>
        <w:rPr>
          <w:color w:val="000000"/>
          <w:sz w:val="20"/>
          <w:szCs w:val="20"/>
        </w:rPr>
        <w:t>Moved to the end of the Limitations section (tracked delete here, tracked insert there), with 'also' added so it reads as part of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AA840A" w15:done="0"/>
  <w15:commentEx w15:paraId="22AC522B" w15:done="0"/>
  <w15:commentEx w15:paraId="7C9FA25D" w15:paraIdParent="22AC522B" w15:done="0"/>
  <w15:commentEx w15:paraId="39B6E4E8" w15:paraIdParent="22AC522B" w15:done="0"/>
  <w15:commentEx w15:paraId="70BA69E1" w15:done="0"/>
  <w15:commentEx w15:paraId="4D8521F3" w15:paraIdParent="70BA69E1" w15:done="0"/>
  <w15:commentEx w15:paraId="1BB7FD1D" w15:paraIdParent="70BA69E1" w15:done="0"/>
  <w15:commentEx w15:paraId="2EACE82C" w15:done="0"/>
  <w15:commentEx w15:paraId="6CE5A1F0" w15:paraIdParent="2EACE82C" w15:done="0"/>
  <w15:commentEx w15:paraId="4BCADB86" w15:done="0"/>
  <w15:commentEx w15:paraId="6389A109" w15:paraIdParent="4BCADB86" w15:done="0"/>
  <w15:commentEx w15:paraId="46E4971E" w15:done="0"/>
  <w15:commentEx w15:paraId="1E87CB73" w15:paraIdParent="46E4971E" w15:done="0"/>
  <w15:commentEx w15:paraId="19C5A1FB" w15:paraIdParent="46E4971E" w15:done="0"/>
  <w15:commentEx w15:paraId="28E7855C" w15:done="0"/>
  <w15:commentEx w15:paraId="07B342BA" w15:paraIdParent="28E7855C" w15:done="0"/>
  <w15:commentEx w15:paraId="0BA6058C" w15:done="0"/>
  <w15:commentEx w15:paraId="7E6645D4" w15:paraIdParent="0BA6058C" w15:done="0"/>
  <w15:commentEx w15:paraId="3C2677FB" w15:done="0"/>
  <w15:commentEx w15:paraId="199115C9" w15:paraIdParent="3C2677FB" w15:done="0"/>
  <w15:commentEx w15:paraId="0D1A973A" w15:done="0"/>
  <w15:commentEx w15:paraId="216C674C" w15:paraIdParent="0D1A973A" w15:done="0"/>
  <w15:commentEx w15:paraId="66960724" w15:paraIdParent="0D1A973A" w15:done="0"/>
  <w15:commentEx w15:paraId="445F3504" w15:paraIdParent="0D1A973A" w15:done="0"/>
  <w15:commentEx w15:paraId="26B0EC7B" w15:done="0"/>
  <w15:commentEx w15:paraId="14179B2A" w15:paraIdParent="26B0EC7B" w15:done="0"/>
  <w15:commentEx w15:paraId="18933258" w15:done="0"/>
  <w15:commentEx w15:paraId="0038312B" w15:paraIdParent="18933258" w15:done="0"/>
  <w15:commentEx w15:paraId="38EED46E" w15:done="0"/>
  <w15:commentEx w15:paraId="03B190E4" w15:paraIdParent="38EED46E" w15:done="0"/>
  <w15:commentEx w15:paraId="34E74ADC" w15:done="0"/>
  <w15:commentEx w15:paraId="37768B8F" w15:paraIdParent="34E74A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31DADA" w16cex:dateUtc="2026-09-02T16:41:00Z"/>
  <w16cex:commentExtensible w16cex:durableId="704356A2" w16cex:dateUtc="2026-08-31T23:32:00Z"/>
  <w16cex:commentExtensible w16cex:durableId="3DFC3912" w16cex:dateUtc="2026-09-02T14:28:00Z"/>
  <w16cex:commentExtensible w16cex:durableId="34877C7D" w16cex:dateUtc="2026-09-01T15:54:00Z"/>
  <w16cex:commentExtensible w16cex:durableId="5FCFF95D" w16cex:dateUtc="2026-09-01T00:07:00Z"/>
  <w16cex:commentExtensible w16cex:durableId="0FEAA07D" w16cex:dateUtc="2026-09-02T14:28:00Z"/>
  <w16cex:commentExtensible w16cex:durableId="078381C2" w16cex:dateUtc="2026-09-01T15:54:00Z"/>
  <w16cex:commentExtensible w16cex:durableId="605A78BC" w16cex:dateUtc="2026-09-02T11:07:00Z"/>
  <w16cex:commentExtensible w16cex:durableId="28EFA854" w16cex:dateUtc="2026-09-02T14:28:00Z"/>
  <w16cex:commentExtensible w16cex:durableId="11806467" w16cex:dateUtc="2026-09-02T11:09:00Z"/>
  <w16cex:commentExtensible w16cex:durableId="2A77BBD1" w16cex:dateUtc="2026-09-02T14:28:00Z"/>
  <w16cex:commentExtensible w16cex:durableId="763EF846" w16cex:dateUtc="2026-09-01T14:12:00Z"/>
  <w16cex:commentExtensible w16cex:durableId="4F65CA39" w16cex:dateUtc="2026-09-02T14:28:00Z"/>
  <w16cex:commentExtensible w16cex:durableId="532716D9" w16cex:dateUtc="2026-09-01T15:54:00Z"/>
  <w16cex:commentExtensible w16cex:durableId="5ED27FE7" w16cex:dateUtc="2026-09-02T11:23:00Z"/>
  <w16cex:commentExtensible w16cex:durableId="0678C46D" w16cex:dateUtc="2026-09-02T14:28:00Z"/>
  <w16cex:commentExtensible w16cex:durableId="44779DB3" w16cex:dateUtc="2026-09-01T14:22:00Z"/>
  <w16cex:commentExtensible w16cex:durableId="192E4F50" w16cex:dateUtc="2026-09-01T15:54:00Z"/>
  <w16cex:commentExtensible w16cex:durableId="17D6A2D7" w16cex:dateUtc="2026-09-02T13:26:00Z"/>
  <w16cex:commentExtensible w16cex:durableId="432F9BFC" w16cex:dateUtc="2026-09-02T14:28:00Z"/>
  <w16cex:commentExtensible w16cex:durableId="5F37C1B8" w16cex:dateUtc="2026-09-01T14:23:00Z"/>
  <w16cex:commentExtensible w16cex:durableId="44EF01C7" w16cex:dateUtc="2026-09-01T15:54:00Z"/>
  <w16cex:commentExtensible w16cex:durableId="63D18FB2" w16cex:dateUtc="2026-09-02T13:27:00Z"/>
  <w16cex:commentExtensible w16cex:durableId="310F034F" w16cex:dateUtc="2026-09-02T14:28:00Z"/>
  <w16cex:commentExtensible w16cex:durableId="0431C042" w16cex:dateUtc="2026-09-01T14:24:00Z"/>
  <w16cex:commentExtensible w16cex:durableId="453C412A" w16cex:dateUtc="2026-09-01T15:54:00Z"/>
  <w16cex:commentExtensible w16cex:durableId="665C98D5" w16cex:dateUtc="2026-09-01T14:26:00Z"/>
  <w16cex:commentExtensible w16cex:durableId="6676F2D3" w16cex:dateUtc="2026-09-01T15:54:00Z"/>
  <w16cex:commentExtensible w16cex:durableId="01492655" w16cex:dateUtc="2026-09-01T14:29:00Z"/>
  <w16cex:commentExtensible w16cex:durableId="166E7A96" w16cex:dateUtc="2026-09-01T15:54:00Z"/>
  <w16cex:commentExtensible w16cex:durableId="042EC647" w16cex:dateUtc="2026-09-01T14:30:00Z"/>
  <w16cex:commentExtensible w16cex:durableId="19B4F653" w16cex:dateUtc="2026-09-01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AA840A" w16cid:durableId="4231DADA"/>
  <w16cid:commentId w16cid:paraId="22AC522B" w16cid:durableId="704356A2"/>
  <w16cid:commentId w16cid:paraId="7C9FA25D" w16cid:durableId="3DFC3912"/>
  <w16cid:commentId w16cid:paraId="39B6E4E8" w16cid:durableId="34877C7D"/>
  <w16cid:commentId w16cid:paraId="70BA69E1" w16cid:durableId="5FCFF95D"/>
  <w16cid:commentId w16cid:paraId="4D8521F3" w16cid:durableId="0FEAA07D"/>
  <w16cid:commentId w16cid:paraId="1BB7FD1D" w16cid:durableId="078381C2"/>
  <w16cid:commentId w16cid:paraId="2EACE82C" w16cid:durableId="605A78BC"/>
  <w16cid:commentId w16cid:paraId="6CE5A1F0" w16cid:durableId="28EFA854"/>
  <w16cid:commentId w16cid:paraId="4BCADB86" w16cid:durableId="11806467"/>
  <w16cid:commentId w16cid:paraId="6389A109" w16cid:durableId="2A77BBD1"/>
  <w16cid:commentId w16cid:paraId="46E4971E" w16cid:durableId="763EF846"/>
  <w16cid:commentId w16cid:paraId="1E87CB73" w16cid:durableId="4F65CA39"/>
  <w16cid:commentId w16cid:paraId="19C5A1FB" w16cid:durableId="532716D9"/>
  <w16cid:commentId w16cid:paraId="28E7855C" w16cid:durableId="5ED27FE7"/>
  <w16cid:commentId w16cid:paraId="07B342BA" w16cid:durableId="0678C46D"/>
  <w16cid:commentId w16cid:paraId="0BA6058C" w16cid:durableId="44779DB3"/>
  <w16cid:commentId w16cid:paraId="7E6645D4" w16cid:durableId="192E4F50"/>
  <w16cid:commentId w16cid:paraId="3C2677FB" w16cid:durableId="17D6A2D7"/>
  <w16cid:commentId w16cid:paraId="199115C9" w16cid:durableId="432F9BFC"/>
  <w16cid:commentId w16cid:paraId="0D1A973A" w16cid:durableId="5F37C1B8"/>
  <w16cid:commentId w16cid:paraId="216C674C" w16cid:durableId="44EF01C7"/>
  <w16cid:commentId w16cid:paraId="66960724" w16cid:durableId="63D18FB2"/>
  <w16cid:commentId w16cid:paraId="445F3504" w16cid:durableId="310F034F"/>
  <w16cid:commentId w16cid:paraId="26B0EC7B" w16cid:durableId="0431C042"/>
  <w16cid:commentId w16cid:paraId="14179B2A" w16cid:durableId="453C412A"/>
  <w16cid:commentId w16cid:paraId="18933258" w16cid:durableId="665C98D5"/>
  <w16cid:commentId w16cid:paraId="0038312B" w16cid:durableId="6676F2D3"/>
  <w16cid:commentId w16cid:paraId="38EED46E" w16cid:durableId="01492655"/>
  <w16cid:commentId w16cid:paraId="03B190E4" w16cid:durableId="166E7A96"/>
  <w16cid:commentId w16cid:paraId="34E74ADC" w16cid:durableId="042EC647"/>
  <w16cid:commentId w16cid:paraId="37768B8F" w16cid:durableId="19B4F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289F7E" w14:textId="77777777" w:rsidR="00F22C34" w:rsidRDefault="00F22C34">
      <w:pPr>
        <w:spacing w:after="0"/>
      </w:pPr>
      <w:r>
        <w:separator/>
      </w:r>
    </w:p>
  </w:endnote>
  <w:endnote w:type="continuationSeparator" w:id="0">
    <w:p w14:paraId="730AACC9" w14:textId="77777777" w:rsidR="00F22C34" w:rsidRDefault="00F22C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63B4E7" w14:textId="77777777" w:rsidR="00F22C34" w:rsidRDefault="00F22C34">
      <w:r>
        <w:separator/>
      </w:r>
    </w:p>
  </w:footnote>
  <w:footnote w:type="continuationSeparator" w:id="0">
    <w:p w14:paraId="7CC6E926" w14:textId="77777777" w:rsidR="00F22C34" w:rsidRDefault="00F22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DA2A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796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E7E"/>
    <w:rsid w:val="00020135"/>
    <w:rsid w:val="000C6568"/>
    <w:rsid w:val="000D05FC"/>
    <w:rsid w:val="00111BAF"/>
    <w:rsid w:val="0020647B"/>
    <w:rsid w:val="0023657B"/>
    <w:rsid w:val="00292C77"/>
    <w:rsid w:val="002A0CA0"/>
    <w:rsid w:val="002B640D"/>
    <w:rsid w:val="002E0223"/>
    <w:rsid w:val="003514CC"/>
    <w:rsid w:val="00402400"/>
    <w:rsid w:val="0042562C"/>
    <w:rsid w:val="00462BD3"/>
    <w:rsid w:val="00467DD8"/>
    <w:rsid w:val="004E38CA"/>
    <w:rsid w:val="00567211"/>
    <w:rsid w:val="005961B1"/>
    <w:rsid w:val="00642119"/>
    <w:rsid w:val="006650DE"/>
    <w:rsid w:val="00687F49"/>
    <w:rsid w:val="006B3891"/>
    <w:rsid w:val="006C6897"/>
    <w:rsid w:val="00707090"/>
    <w:rsid w:val="00757003"/>
    <w:rsid w:val="00765272"/>
    <w:rsid w:val="00787C5C"/>
    <w:rsid w:val="00790D24"/>
    <w:rsid w:val="007C6002"/>
    <w:rsid w:val="00850ACD"/>
    <w:rsid w:val="0085564C"/>
    <w:rsid w:val="008779D5"/>
    <w:rsid w:val="008B678E"/>
    <w:rsid w:val="00936820"/>
    <w:rsid w:val="0098211E"/>
    <w:rsid w:val="00983DAE"/>
    <w:rsid w:val="00991188"/>
    <w:rsid w:val="009B726F"/>
    <w:rsid w:val="009E2929"/>
    <w:rsid w:val="009F03C3"/>
    <w:rsid w:val="00A34D26"/>
    <w:rsid w:val="00A351B4"/>
    <w:rsid w:val="00A61F8E"/>
    <w:rsid w:val="00A8534C"/>
    <w:rsid w:val="00AE34E1"/>
    <w:rsid w:val="00B77292"/>
    <w:rsid w:val="00BB0747"/>
    <w:rsid w:val="00C14E4C"/>
    <w:rsid w:val="00C4264A"/>
    <w:rsid w:val="00C46B50"/>
    <w:rsid w:val="00C47CE8"/>
    <w:rsid w:val="00CA3F75"/>
    <w:rsid w:val="00DB7264"/>
    <w:rsid w:val="00E0279B"/>
    <w:rsid w:val="00E04020"/>
    <w:rsid w:val="00E549DF"/>
    <w:rsid w:val="00E80E7E"/>
    <w:rsid w:val="00EB79F3"/>
    <w:rsid w:val="00F100A4"/>
    <w:rsid w:val="00F22C34"/>
    <w:rsid w:val="00F579BD"/>
    <w:rsid w:val="00F67F82"/>
    <w:rsid w:val="00FF28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CD36"/>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562C"/>
    <w:pPr>
      <w:spacing w:after="0"/>
    </w:pPr>
  </w:style>
  <w:style w:type="character" w:styleId="CommentReference">
    <w:name w:val="annotation reference"/>
    <w:basedOn w:val="DefaultParagraphFont"/>
    <w:rsid w:val="0042562C"/>
    <w:rPr>
      <w:sz w:val="16"/>
      <w:szCs w:val="16"/>
    </w:rPr>
  </w:style>
  <w:style w:type="paragraph" w:styleId="CommentText">
    <w:name w:val="annotation text"/>
    <w:basedOn w:val="Normal"/>
    <w:link w:val="CommentTextChar"/>
    <w:rsid w:val="0042562C"/>
    <w:rPr>
      <w:sz w:val="20"/>
      <w:szCs w:val="20"/>
    </w:rPr>
  </w:style>
  <w:style w:type="character" w:customStyle="1" w:styleId="CommentTextChar">
    <w:name w:val="Comment Text Char"/>
    <w:basedOn w:val="DefaultParagraphFont"/>
    <w:link w:val="CommentText"/>
    <w:rsid w:val="0042562C"/>
    <w:rPr>
      <w:sz w:val="20"/>
      <w:szCs w:val="20"/>
    </w:rPr>
  </w:style>
  <w:style w:type="paragraph" w:styleId="CommentSubject">
    <w:name w:val="annotation subject"/>
    <w:basedOn w:val="CommentText"/>
    <w:next w:val="CommentText"/>
    <w:link w:val="CommentSubjectChar"/>
    <w:rsid w:val="0042562C"/>
    <w:rPr>
      <w:b/>
      <w:bCs/>
    </w:rPr>
  </w:style>
  <w:style w:type="character" w:customStyle="1" w:styleId="CommentSubjectChar">
    <w:name w:val="Comment Subject Char"/>
    <w:basedOn w:val="CommentTextChar"/>
    <w:link w:val="CommentSubject"/>
    <w:rsid w:val="00425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antswilliams/fit-slm-hc" TargetMode="External"/><Relationship Id="rId18" Type="http://schemas.openxmlformats.org/officeDocument/2006/relationships/hyperlink" Target="https://doi.org/10.1200/CCI-26-00031" TargetMode="External"/><Relationship Id="rId26" Type="http://schemas.openxmlformats.org/officeDocument/2006/relationships/hyperlink" Target="https://doi.org/10.1136/bmj-2023-078378" TargetMode="External"/><Relationship Id="rId39" Type="http://schemas.openxmlformats.org/officeDocument/2006/relationships/hyperlink" Target="https://doi.org/10.1007/s10278-026-01912-4" TargetMode="External"/><Relationship Id="rId21" Type="http://schemas.openxmlformats.org/officeDocument/2006/relationships/hyperlink" Target="https://doi.org/10.1001/jama.2023.9458" TargetMode="External"/><Relationship Id="rId34" Type="http://schemas.openxmlformats.org/officeDocument/2006/relationships/hyperlink" Target="https://doi.org/10.1093/jamiaopen/ooaf109" TargetMode="External"/><Relationship Id="rId42" Type="http://schemas.openxmlformats.org/officeDocument/2006/relationships/hyperlink" Target="https://doi.org/10.1038/s41746-025-01653-8"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38/s41591-023-02448-8" TargetMode="External"/><Relationship Id="rId29" Type="http://schemas.openxmlformats.org/officeDocument/2006/relationships/hyperlink" Target="https://doi.org/10.18653/v1/2023.acl-long.5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2307/249689" TargetMode="External"/><Relationship Id="rId32" Type="http://schemas.openxmlformats.org/officeDocument/2006/relationships/hyperlink" Target="https://doi.org/10.2307/2937956" TargetMode="External"/><Relationship Id="rId37" Type="http://schemas.openxmlformats.org/officeDocument/2006/relationships/hyperlink" Target="https://doi.org/10.1038/s43856-025-00808-8" TargetMode="External"/><Relationship Id="rId40" Type="http://schemas.openxmlformats.org/officeDocument/2006/relationships/hyperlink" Target="https://doi.org/10.1038/s41598-025-28767-z"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38/s41586-023-06291-2" TargetMode="External"/><Relationship Id="rId23" Type="http://schemas.openxmlformats.org/officeDocument/2006/relationships/hyperlink" Target="https://www.hhs.gov/hipaa/for-professionals/security/laws-regulations/index.html" TargetMode="External"/><Relationship Id="rId28" Type="http://schemas.openxmlformats.org/officeDocument/2006/relationships/hyperlink" Target="https://doi.org/10.1016/j.patter.2024.100943" TargetMode="External"/><Relationship Id="rId36" Type="http://schemas.openxmlformats.org/officeDocument/2006/relationships/hyperlink" Target="https://doi.org/10.1080/01621459.1948.10483284" TargetMode="External"/><Relationship Id="rId10" Type="http://schemas.microsoft.com/office/2018/08/relationships/commentsExtensible" Target="commentsExtensible.xml"/><Relationship Id="rId19" Type="http://schemas.openxmlformats.org/officeDocument/2006/relationships/hyperlink" Target="https://doi.org/10.2196/72062" TargetMode="External"/><Relationship Id="rId31" Type="http://schemas.openxmlformats.org/officeDocument/2006/relationships/hyperlink" Target="https://doi.org/10.2307/191418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hantswilliams.github.io/fit-slm-hc/" TargetMode="External"/><Relationship Id="rId22" Type="http://schemas.openxmlformats.org/officeDocument/2006/relationships/hyperlink" Target="https://doi.org/10.1016/j.artmed.2024.102845" TargetMode="External"/><Relationship Id="rId27" Type="http://schemas.openxmlformats.org/officeDocument/2006/relationships/hyperlink" Target="https://doi.org/10.1038/s41591-020-1034-x" TargetMode="External"/><Relationship Id="rId30" Type="http://schemas.openxmlformats.org/officeDocument/2006/relationships/hyperlink" Target="https://doi.org/10.1145/1476589.1476628" TargetMode="External"/><Relationship Id="rId35" Type="http://schemas.openxmlformats.org/officeDocument/2006/relationships/hyperlink" Target="https://doi.org/10.1038/s41746-024-01390-4" TargetMode="External"/><Relationship Id="rId43" Type="http://schemas.openxmlformats.org/officeDocument/2006/relationships/hyperlink" Target="https://hantswilliams.github.io/fit-slm-hc/"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38/s41591-024-02855-5" TargetMode="External"/><Relationship Id="rId25" Type="http://schemas.openxmlformats.org/officeDocument/2006/relationships/hyperlink" Target="https://doi.org/10.2307/249668" TargetMode="External"/><Relationship Id="rId33" Type="http://schemas.openxmlformats.org/officeDocument/2006/relationships/hyperlink" Target="https://services.google.com/fh/files/blogs/google_delayexp.pdf" TargetMode="External"/><Relationship Id="rId38" Type="http://schemas.openxmlformats.org/officeDocument/2006/relationships/hyperlink" Target="https://doi.org/10.1007/s41666-025-00221-9" TargetMode="External"/><Relationship Id="rId46" Type="http://schemas.openxmlformats.org/officeDocument/2006/relationships/theme" Target="theme/theme1.xml"/><Relationship Id="rId20" Type="http://schemas.openxmlformats.org/officeDocument/2006/relationships/hyperlink" Target="https://www.hhs.gov/hipaa/for-professionals/privacy/guidance/business-associates/index.html" TargetMode="External"/><Relationship Id="rId41" Type="http://schemas.openxmlformats.org/officeDocument/2006/relationships/hyperlink" Target="https://doi.org/10.1038/s44401-025-00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27</Pages>
  <Words>14679</Words>
  <Characters>83674</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98157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cp:lastModifiedBy>Williams, Hants A</cp:lastModifiedBy>
  <cp:revision>46</cp:revision>
  <dcterms:created xsi:type="dcterms:W3CDTF">2026-08-31T11:25:00Z</dcterms:created>
  <dcterms:modified xsi:type="dcterms:W3CDTF">2026-09-02T23:41:00Z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